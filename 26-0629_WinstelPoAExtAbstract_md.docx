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53FE7" w14:textId="3D415676" w:rsidR="004041F0" w:rsidRPr="00C274CD" w:rsidRDefault="004018F1">
      <w:pPr>
        <w:spacing w:line="280" w:lineRule="exact"/>
        <w:ind w:left="2088" w:hanging="2088"/>
        <w:textAlignment w:val="baseline"/>
        <w:rPr>
          <w:rFonts w:ascii="Bookman Old Style" w:eastAsia="Bookman Old Style" w:hAnsi="Bookman Old Style"/>
          <w:color w:val="000000"/>
          <w:sz w:val="23"/>
          <w:lang w:val="en-GB"/>
        </w:rPr>
      </w:pPr>
      <w:r w:rsidRPr="00C274CD">
        <w:rPr>
          <w:rFonts w:ascii="Bookman Old Style" w:eastAsia="Bookman Old Style" w:hAnsi="Bookman Old Style"/>
          <w:color w:val="000000"/>
          <w:sz w:val="23"/>
          <w:lang w:val="en-GB"/>
        </w:rPr>
        <w:t>Why Proof-of-A</w:t>
      </w:r>
      <w:r w:rsidR="00A97348" w:rsidRPr="00C274CD">
        <w:rPr>
          <w:rFonts w:ascii="Bookman Old Style" w:eastAsia="Bookman Old Style" w:hAnsi="Bookman Old Style"/>
          <w:color w:val="000000"/>
          <w:sz w:val="23"/>
          <w:lang w:val="en-GB"/>
        </w:rPr>
        <w:t>u</w:t>
      </w:r>
      <w:r w:rsidRPr="00C274CD">
        <w:rPr>
          <w:rFonts w:ascii="Bookman Old Style" w:eastAsia="Bookman Old Style" w:hAnsi="Bookman Old Style"/>
          <w:color w:val="000000"/>
          <w:sz w:val="23"/>
          <w:lang w:val="en-GB"/>
        </w:rPr>
        <w:t>thority Consens</w:t>
      </w:r>
      <w:del w:id="0" w:author="Dear Michael" w:date="2026-05-20T14:21:00Z" w16du:dateUtc="2026-05-20T12:21:00Z">
        <w:r w:rsidRPr="00C274CD" w:rsidDel="00027292">
          <w:rPr>
            <w:rFonts w:ascii="Bookman Old Style" w:eastAsia="Bookman Old Style" w:hAnsi="Bookman Old Style"/>
            <w:color w:val="000000"/>
            <w:sz w:val="23"/>
            <w:lang w:val="en-GB"/>
          </w:rPr>
          <w:delText>ii</w:delText>
        </w:r>
      </w:del>
      <w:ins w:id="1" w:author="Dear Michael" w:date="2026-05-20T14:21:00Z" w16du:dateUtc="2026-05-20T12:21:00Z">
        <w:r w:rsidR="00027292" w:rsidRPr="00C274CD">
          <w:rPr>
            <w:rFonts w:ascii="Bookman Old Style" w:eastAsia="Bookman Old Style" w:hAnsi="Bookman Old Style"/>
            <w:color w:val="000000"/>
            <w:sz w:val="23"/>
            <w:lang w:val="en-GB"/>
          </w:rPr>
          <w:t>u</w:t>
        </w:r>
      </w:ins>
      <w:r w:rsidRPr="00C274CD">
        <w:rPr>
          <w:rFonts w:ascii="Bookman Old Style" w:eastAsia="Bookman Old Style" w:hAnsi="Bookman Old Style"/>
          <w:color w:val="000000"/>
          <w:sz w:val="23"/>
          <w:lang w:val="en-GB"/>
        </w:rPr>
        <w:t>s Is Ill-S</w:t>
      </w:r>
      <w:r w:rsidR="00A97348" w:rsidRPr="00C274CD">
        <w:rPr>
          <w:rFonts w:ascii="Bookman Old Style" w:eastAsia="Bookman Old Style" w:hAnsi="Bookman Old Style"/>
          <w:color w:val="000000"/>
          <w:sz w:val="23"/>
          <w:lang w:val="en-GB"/>
        </w:rPr>
        <w:t>ui</w:t>
      </w:r>
      <w:r w:rsidRPr="00C274CD">
        <w:rPr>
          <w:rFonts w:ascii="Bookman Old Style" w:eastAsia="Bookman Old Style" w:hAnsi="Bookman Old Style"/>
          <w:color w:val="000000"/>
          <w:sz w:val="23"/>
          <w:lang w:val="en-GB"/>
        </w:rPr>
        <w:t xml:space="preserve">ted for </w:t>
      </w:r>
      <w:del w:id="2" w:author="Winter Heike" w:date="2026-05-20T12:55:00Z" w16du:dateUtc="2026-05-20T10:55:00Z">
        <w:r w:rsidRPr="00C274CD" w:rsidDel="001100E3">
          <w:rPr>
            <w:rFonts w:ascii="Bookman Old Style" w:eastAsia="Bookman Old Style" w:hAnsi="Bookman Old Style"/>
            <w:color w:val="000000"/>
            <w:sz w:val="23"/>
            <w:lang w:val="en-GB"/>
          </w:rPr>
          <w:delText>Commercial-Bank</w:delText>
        </w:r>
      </w:del>
      <w:ins w:id="3" w:author="Winter Heike" w:date="2026-05-20T12:57:00Z" w16du:dateUtc="2026-05-20T10:57:00Z">
        <w:r w:rsidR="001100E3" w:rsidRPr="00C274CD">
          <w:rPr>
            <w:rFonts w:ascii="Bookman Old Style" w:eastAsia="Bookman Old Style" w:hAnsi="Bookman Old Style"/>
            <w:color w:val="000000"/>
            <w:sz w:val="23"/>
            <w:lang w:val="en-GB"/>
          </w:rPr>
          <w:t>P</w:t>
        </w:r>
      </w:ins>
      <w:ins w:id="4" w:author="Winter Heike" w:date="2026-05-20T12:55:00Z" w16du:dateUtc="2026-05-20T10:55:00Z">
        <w:r w:rsidR="001100E3" w:rsidRPr="00C274CD">
          <w:rPr>
            <w:rFonts w:ascii="Bookman Old Style" w:eastAsia="Bookman Old Style" w:hAnsi="Bookman Old Style"/>
            <w:color w:val="000000"/>
            <w:sz w:val="23"/>
            <w:lang w:val="en-GB"/>
          </w:rPr>
          <w:t xml:space="preserve">rivate </w:t>
        </w:r>
      </w:ins>
      <w:ins w:id="5" w:author="Winter Heike" w:date="2026-05-20T12:57:00Z" w16du:dateUtc="2026-05-20T10:57:00Z">
        <w:r w:rsidR="001100E3" w:rsidRPr="00C274CD">
          <w:rPr>
            <w:rFonts w:ascii="Bookman Old Style" w:eastAsia="Bookman Old Style" w:hAnsi="Bookman Old Style"/>
            <w:color w:val="000000"/>
            <w:sz w:val="23"/>
            <w:lang w:val="en-GB"/>
          </w:rPr>
          <w:t>Player</w:t>
        </w:r>
      </w:ins>
      <w:r w:rsidRPr="00C274CD">
        <w:rPr>
          <w:rFonts w:ascii="Bookman Old Style" w:eastAsia="Bookman Old Style" w:hAnsi="Bookman Old Style"/>
          <w:color w:val="000000"/>
          <w:sz w:val="23"/>
          <w:lang w:val="en-GB"/>
        </w:rPr>
        <w:t>-Operated DLT-Based Financial Market Infrastr</w:t>
      </w:r>
      <w:r w:rsidR="00A97348" w:rsidRPr="00C274CD">
        <w:rPr>
          <w:rFonts w:ascii="Bookman Old Style" w:eastAsia="Bookman Old Style" w:hAnsi="Bookman Old Style"/>
          <w:color w:val="000000"/>
          <w:sz w:val="23"/>
          <w:lang w:val="en-GB"/>
        </w:rPr>
        <w:t>u</w:t>
      </w:r>
      <w:r w:rsidRPr="00C274CD">
        <w:rPr>
          <w:rFonts w:ascii="Bookman Old Style" w:eastAsia="Bookman Old Style" w:hAnsi="Bookman Old Style"/>
          <w:color w:val="000000"/>
          <w:sz w:val="23"/>
          <w:lang w:val="en-GB"/>
        </w:rPr>
        <w:t>ct</w:t>
      </w:r>
      <w:del w:id="6" w:author="Dear Michael" w:date="2026-05-20T14:21:00Z" w16du:dateUtc="2026-05-20T12:21:00Z">
        <w:r w:rsidRPr="00C274CD" w:rsidDel="00027292">
          <w:rPr>
            <w:rFonts w:ascii="Bookman Old Style" w:eastAsia="Bookman Old Style" w:hAnsi="Bookman Old Style"/>
            <w:color w:val="000000"/>
            <w:sz w:val="23"/>
            <w:lang w:val="en-GB"/>
          </w:rPr>
          <w:delText>i</w:delText>
        </w:r>
      </w:del>
      <w:r w:rsidR="00A97348" w:rsidRPr="00C274CD">
        <w:rPr>
          <w:rFonts w:ascii="Bookman Old Style" w:eastAsia="Bookman Old Style" w:hAnsi="Bookman Old Style"/>
          <w:color w:val="000000"/>
          <w:sz w:val="23"/>
          <w:lang w:val="en-GB"/>
        </w:rPr>
        <w:t>u</w:t>
      </w:r>
      <w:r w:rsidRPr="00C274CD">
        <w:rPr>
          <w:rFonts w:ascii="Bookman Old Style" w:eastAsia="Bookman Old Style" w:hAnsi="Bookman Old Style"/>
          <w:color w:val="000000"/>
          <w:sz w:val="23"/>
          <w:lang w:val="en-GB"/>
        </w:rPr>
        <w:t>res</w:t>
      </w:r>
    </w:p>
    <w:p w14:paraId="79117461" w14:textId="77777777" w:rsidR="004041F0" w:rsidRPr="00C274CD" w:rsidRDefault="004018F1">
      <w:pPr>
        <w:spacing w:before="235" w:line="211" w:lineRule="exact"/>
        <w:jc w:val="center"/>
        <w:textAlignment w:val="baseline"/>
        <w:rPr>
          <w:rFonts w:ascii="Bookman Old Style" w:eastAsia="Bookman Old Style" w:hAnsi="Bookman Old Style"/>
          <w:color w:val="000000"/>
          <w:spacing w:val="12"/>
          <w:sz w:val="17"/>
          <w:lang w:val="en-GB"/>
        </w:rPr>
      </w:pPr>
      <w:r w:rsidRPr="00C274CD">
        <w:rPr>
          <w:rFonts w:ascii="Bookman Old Style" w:eastAsia="Bookman Old Style" w:hAnsi="Bookman Old Style"/>
          <w:color w:val="000000"/>
          <w:spacing w:val="12"/>
          <w:sz w:val="17"/>
          <w:lang w:val="en-GB"/>
        </w:rPr>
        <w:t>Marc Winstel</w:t>
      </w:r>
      <w:r w:rsidRPr="00C274CD">
        <w:rPr>
          <w:rFonts w:ascii="Tahoma" w:eastAsia="Tahoma" w:hAnsi="Tahoma"/>
          <w:color w:val="000000"/>
          <w:spacing w:val="12"/>
          <w:sz w:val="13"/>
          <w:lang w:val="en-GB"/>
        </w:rPr>
        <w:t>1,</w:t>
      </w:r>
      <w:r w:rsidRPr="00C274CD">
        <w:rPr>
          <w:rFonts w:ascii="Bookman Old Style" w:eastAsia="Bookman Old Style" w:hAnsi="Bookman Old Style"/>
          <w:color w:val="FF0000"/>
          <w:spacing w:val="12"/>
          <w:sz w:val="15"/>
          <w:lang w:val="en-GB"/>
        </w:rPr>
        <w:t xml:space="preserve"> ∗</w:t>
      </w:r>
    </w:p>
    <w:p w14:paraId="2DAAA9EC" w14:textId="41467300" w:rsidR="004041F0" w:rsidRPr="00C274CD" w:rsidRDefault="004018F1">
      <w:pPr>
        <w:spacing w:before="79" w:line="262" w:lineRule="exact"/>
        <w:jc w:val="center"/>
        <w:textAlignment w:val="baseline"/>
        <w:rPr>
          <w:rFonts w:ascii="Bookman Old Style" w:eastAsia="Bookman Old Style" w:hAnsi="Bookman Old Style"/>
          <w:i/>
          <w:color w:val="000000"/>
          <w:sz w:val="13"/>
          <w:vertAlign w:val="superscript"/>
          <w:lang w:val="en-GB"/>
        </w:rPr>
      </w:pPr>
      <w:r w:rsidRPr="00C274CD">
        <w:rPr>
          <w:rFonts w:ascii="Bookman Old Style" w:eastAsia="Bookman Old Style" w:hAnsi="Bookman Old Style"/>
          <w:i/>
          <w:color w:val="000000"/>
          <w:sz w:val="13"/>
          <w:vertAlign w:val="superscript"/>
          <w:lang w:val="en-GB"/>
        </w:rPr>
        <w:t>1</w:t>
      </w:r>
      <w:r w:rsidRPr="00C274CD">
        <w:rPr>
          <w:rFonts w:ascii="Bookman Old Style" w:eastAsia="Bookman Old Style" w:hAnsi="Bookman Old Style"/>
          <w:i/>
          <w:color w:val="000000"/>
          <w:sz w:val="17"/>
          <w:lang w:val="en-GB"/>
        </w:rPr>
        <w:t xml:space="preserve">De 10-5, Deutsche Bundesbank, Germany </w:t>
      </w:r>
      <w:r w:rsidRPr="00C274CD">
        <w:rPr>
          <w:rFonts w:ascii="Bookman Old Style" w:eastAsia="Bookman Old Style" w:hAnsi="Bookman Old Style"/>
          <w:i/>
          <w:color w:val="000000"/>
          <w:sz w:val="17"/>
          <w:lang w:val="en-GB"/>
        </w:rPr>
        <w:br/>
      </w:r>
      <w:r w:rsidRPr="00C274CD">
        <w:rPr>
          <w:rFonts w:ascii="Bookman Old Style" w:eastAsia="Bookman Old Style" w:hAnsi="Bookman Old Style"/>
          <w:color w:val="000000"/>
          <w:sz w:val="17"/>
          <w:lang w:val="en-GB"/>
        </w:rPr>
        <w:t>(Date</w:t>
      </w:r>
      <w:del w:id="7" w:author="Dear Michael" w:date="2026-05-20T14:24:00Z" w16du:dateUtc="2026-05-20T12:24:00Z">
        <w:r w:rsidRPr="00C274CD" w:rsidDel="00027292">
          <w:rPr>
            <w:rFonts w:ascii="Bookman Old Style" w:eastAsia="Bookman Old Style" w:hAnsi="Bookman Old Style"/>
            <w:color w:val="000000"/>
            <w:sz w:val="17"/>
            <w:lang w:val="en-GB"/>
          </w:rPr>
          <w:delText>d</w:delText>
        </w:r>
      </w:del>
      <w:r w:rsidRPr="00C274CD">
        <w:rPr>
          <w:rFonts w:ascii="Bookman Old Style" w:eastAsia="Bookman Old Style" w:hAnsi="Bookman Old Style"/>
          <w:color w:val="000000"/>
          <w:sz w:val="17"/>
          <w:lang w:val="en-GB"/>
        </w:rPr>
        <w:t xml:space="preserve">: </w:t>
      </w:r>
      <w:commentRangeStart w:id="8"/>
      <w:ins w:id="9" w:author="Dear Michael" w:date="2026-05-20T14:24:00Z" w16du:dateUtc="2026-05-20T12:24:00Z">
        <w:r w:rsidR="00027292" w:rsidRPr="00C274CD">
          <w:rPr>
            <w:rFonts w:ascii="Bookman Old Style" w:eastAsia="Bookman Old Style" w:hAnsi="Bookman Old Style"/>
            <w:color w:val="000000"/>
            <w:sz w:val="17"/>
            <w:lang w:val="en-GB"/>
          </w:rPr>
          <w:t xml:space="preserve">18 </w:t>
        </w:r>
      </w:ins>
      <w:r w:rsidRPr="00C274CD">
        <w:rPr>
          <w:rFonts w:ascii="Bookman Old Style" w:eastAsia="Bookman Old Style" w:hAnsi="Bookman Old Style"/>
          <w:color w:val="000000"/>
          <w:sz w:val="17"/>
          <w:lang w:val="en-GB"/>
        </w:rPr>
        <w:t xml:space="preserve">May </w:t>
      </w:r>
      <w:del w:id="10" w:author="Dear Michael" w:date="2026-05-20T14:24:00Z" w16du:dateUtc="2026-05-20T12:24:00Z">
        <w:r w:rsidRPr="00C274CD" w:rsidDel="00027292">
          <w:rPr>
            <w:rFonts w:ascii="Bookman Old Style" w:eastAsia="Bookman Old Style" w:hAnsi="Bookman Old Style"/>
            <w:color w:val="000000"/>
            <w:sz w:val="17"/>
            <w:lang w:val="en-GB"/>
          </w:rPr>
          <w:delText xml:space="preserve">18, </w:delText>
        </w:r>
      </w:del>
      <w:r w:rsidRPr="00C274CD">
        <w:rPr>
          <w:rFonts w:ascii="Bookman Old Style" w:eastAsia="Bookman Old Style" w:hAnsi="Bookman Old Style"/>
          <w:color w:val="000000"/>
          <w:sz w:val="17"/>
          <w:lang w:val="en-GB"/>
        </w:rPr>
        <w:t>2026</w:t>
      </w:r>
      <w:commentRangeEnd w:id="8"/>
      <w:r w:rsidR="00027292" w:rsidRPr="00C274CD">
        <w:rPr>
          <w:rStyle w:val="Kommentarzeichen"/>
          <w:lang w:val="en-GB"/>
        </w:rPr>
        <w:commentReference w:id="8"/>
      </w:r>
      <w:r w:rsidRPr="00C274CD">
        <w:rPr>
          <w:rFonts w:ascii="Bookman Old Style" w:eastAsia="Bookman Old Style" w:hAnsi="Bookman Old Style"/>
          <w:color w:val="000000"/>
          <w:sz w:val="17"/>
          <w:lang w:val="en-GB"/>
        </w:rPr>
        <w:t>)</w:t>
      </w:r>
    </w:p>
    <w:p w14:paraId="5D7F4AE8" w14:textId="77777777" w:rsidR="001100E3" w:rsidRPr="00C274CD" w:rsidRDefault="004018F1">
      <w:pPr>
        <w:spacing w:before="130" w:line="209" w:lineRule="exact"/>
        <w:ind w:left="720" w:right="720" w:firstLine="144"/>
        <w:jc w:val="both"/>
        <w:textAlignment w:val="baseline"/>
        <w:rPr>
          <w:ins w:id="11" w:author="Winter Heike" w:date="2026-05-20T12:56:00Z" w16du:dateUtc="2026-05-20T10:56:00Z"/>
          <w:rFonts w:ascii="Bookman Old Style" w:eastAsia="Bookman Old Style" w:hAnsi="Bookman Old Style"/>
          <w:color w:val="00FF00"/>
          <w:spacing w:val="-5"/>
          <w:sz w:val="17"/>
          <w:lang w:val="en-GB"/>
        </w:rPr>
      </w:pPr>
      <w:r w:rsidRPr="00C274CD">
        <w:rPr>
          <w:rFonts w:ascii="Bookman Old Style" w:eastAsia="Bookman Old Style" w:hAnsi="Bookman Old Style"/>
          <w:color w:val="000000"/>
          <w:spacing w:val="-5"/>
          <w:sz w:val="17"/>
          <w:lang w:val="en-GB"/>
        </w:rPr>
        <w:t xml:space="preserve">Distributed ledger technology (DLT) is widely discussed as a foundation for future </w:t>
      </w:r>
      <w:r w:rsidR="00A97348" w:rsidRPr="00C274CD">
        <w:rPr>
          <w:rFonts w:ascii="Bookman Old Style" w:eastAsia="Bookman Old Style" w:hAnsi="Bookman Old Style"/>
          <w:color w:val="000000"/>
          <w:spacing w:val="-5"/>
          <w:sz w:val="17"/>
          <w:lang w:val="en-GB"/>
        </w:rPr>
        <w:t>financial market</w:t>
      </w:r>
      <w:r w:rsidRPr="00C274CD">
        <w:rPr>
          <w:rFonts w:ascii="Bookman Old Style" w:eastAsia="Bookman Old Style" w:hAnsi="Bookman Old Style"/>
          <w:color w:val="000000"/>
          <w:spacing w:val="-5"/>
          <w:sz w:val="17"/>
          <w:lang w:val="en-GB"/>
        </w:rPr>
        <w:t xml:space="preserve"> infrastructures, including interbank settlement, cross-border payments, securities settlement, collateral management, and tokenized asset markets</w:t>
      </w:r>
      <w:r w:rsidRPr="00C274CD">
        <w:rPr>
          <w:rFonts w:ascii="Bookman Old Style" w:eastAsia="Bookman Old Style" w:hAnsi="Bookman Old Style"/>
          <w:color w:val="00FF00"/>
          <w:spacing w:val="-5"/>
          <w:sz w:val="17"/>
          <w:lang w:val="en-GB"/>
        </w:rPr>
        <w:t xml:space="preserve"> [1–4].</w:t>
      </w:r>
      <w:r w:rsidRPr="00C274CD">
        <w:rPr>
          <w:rFonts w:ascii="Bookman Old Style" w:eastAsia="Bookman Old Style" w:hAnsi="Bookman Old Style"/>
          <w:color w:val="000000"/>
          <w:spacing w:val="-5"/>
          <w:sz w:val="17"/>
          <w:lang w:val="en-GB"/>
        </w:rPr>
        <w:t xml:space="preserve"> In these contexts, DLT promises shared programmable infrastructures, reduced reconciliation complexity, atomic settlement, and potentially continuous operation across institutions, jurisdictions, and time zones</w:t>
      </w:r>
      <w:r w:rsidRPr="00C274CD">
        <w:rPr>
          <w:rFonts w:ascii="Bookman Old Style" w:eastAsia="Bookman Old Style" w:hAnsi="Bookman Old Style"/>
          <w:color w:val="00FF00"/>
          <w:spacing w:val="-5"/>
          <w:sz w:val="17"/>
          <w:lang w:val="en-GB"/>
        </w:rPr>
        <w:t xml:space="preserve"> [3, 5].</w:t>
      </w:r>
      <w:r w:rsidRPr="00C274CD">
        <w:rPr>
          <w:rFonts w:ascii="Bookman Old Style" w:eastAsia="Bookman Old Style" w:hAnsi="Bookman Old Style"/>
          <w:color w:val="000000"/>
          <w:spacing w:val="-5"/>
          <w:sz w:val="17"/>
          <w:lang w:val="en-GB"/>
        </w:rPr>
        <w:t xml:space="preserve"> Existing public-sector and industry initiatives, including Project Inthanon-</w:t>
      </w:r>
      <w:proofErr w:type="spellStart"/>
      <w:r w:rsidRPr="00C274CD">
        <w:rPr>
          <w:rFonts w:ascii="Bookman Old Style" w:eastAsia="Bookman Old Style" w:hAnsi="Bookman Old Style"/>
          <w:color w:val="000000"/>
          <w:spacing w:val="-5"/>
          <w:sz w:val="17"/>
          <w:lang w:val="en-GB"/>
        </w:rPr>
        <w:t>LionRock</w:t>
      </w:r>
      <w:proofErr w:type="spellEnd"/>
      <w:r w:rsidRPr="00C274CD">
        <w:rPr>
          <w:rFonts w:ascii="Bookman Old Style" w:eastAsia="Bookman Old Style" w:hAnsi="Bookman Old Style"/>
          <w:color w:val="000000"/>
          <w:spacing w:val="-5"/>
          <w:sz w:val="17"/>
          <w:lang w:val="en-GB"/>
        </w:rPr>
        <w:t xml:space="preserve">, Project </w:t>
      </w:r>
      <w:proofErr w:type="spellStart"/>
      <w:r w:rsidRPr="00C274CD">
        <w:rPr>
          <w:rFonts w:ascii="Bookman Old Style" w:eastAsia="Bookman Old Style" w:hAnsi="Bookman Old Style"/>
          <w:color w:val="000000"/>
          <w:spacing w:val="-5"/>
          <w:sz w:val="17"/>
          <w:lang w:val="en-GB"/>
        </w:rPr>
        <w:t>mBridge</w:t>
      </w:r>
      <w:proofErr w:type="spellEnd"/>
      <w:r w:rsidRPr="00C274CD">
        <w:rPr>
          <w:rFonts w:ascii="Bookman Old Style" w:eastAsia="Bookman Old Style" w:hAnsi="Bookman Old Style"/>
          <w:color w:val="000000"/>
          <w:spacing w:val="-5"/>
          <w:sz w:val="17"/>
          <w:lang w:val="en-GB"/>
        </w:rPr>
        <w:t xml:space="preserve">, Project Cedar, Project Agora, </w:t>
      </w:r>
      <w:proofErr w:type="spellStart"/>
      <w:r w:rsidRPr="00C274CD">
        <w:rPr>
          <w:rFonts w:ascii="Bookman Old Style" w:eastAsia="Bookman Old Style" w:hAnsi="Bookman Old Style"/>
          <w:color w:val="000000"/>
          <w:spacing w:val="-5"/>
          <w:sz w:val="17"/>
          <w:lang w:val="en-GB"/>
        </w:rPr>
        <w:t>Fnality</w:t>
      </w:r>
      <w:proofErr w:type="spellEnd"/>
      <w:r w:rsidRPr="00C274CD">
        <w:rPr>
          <w:rFonts w:ascii="Bookman Old Style" w:eastAsia="Bookman Old Style" w:hAnsi="Bookman Old Style"/>
          <w:color w:val="000000"/>
          <w:spacing w:val="-5"/>
          <w:sz w:val="17"/>
          <w:lang w:val="en-GB"/>
        </w:rPr>
        <w:t xml:space="preserve">, </w:t>
      </w:r>
      <w:proofErr w:type="spellStart"/>
      <w:r w:rsidRPr="00C274CD">
        <w:rPr>
          <w:rFonts w:ascii="Bookman Old Style" w:eastAsia="Bookman Old Style" w:hAnsi="Bookman Old Style"/>
          <w:color w:val="000000"/>
          <w:spacing w:val="-5"/>
          <w:sz w:val="17"/>
          <w:lang w:val="en-GB"/>
        </w:rPr>
        <w:t>Partior</w:t>
      </w:r>
      <w:proofErr w:type="spellEnd"/>
      <w:r w:rsidRPr="00C274CD">
        <w:rPr>
          <w:rFonts w:ascii="Bookman Old Style" w:eastAsia="Bookman Old Style" w:hAnsi="Bookman Old Style"/>
          <w:color w:val="000000"/>
          <w:spacing w:val="-5"/>
          <w:sz w:val="17"/>
          <w:lang w:val="en-GB"/>
        </w:rPr>
        <w:t>, and the Canton Network, illustrate the continuing search for ar</w:t>
      </w:r>
      <w:r w:rsidRPr="00C274CD">
        <w:rPr>
          <w:rFonts w:ascii="Bookman Old Style" w:eastAsia="Bookman Old Style" w:hAnsi="Bookman Old Style"/>
          <w:color w:val="000000"/>
          <w:spacing w:val="-5"/>
          <w:sz w:val="17"/>
          <w:lang w:val="en-GB"/>
        </w:rPr>
        <w:softHyphen/>
        <w:t>chitectures that combine programmability with the legal and operational requirements of regulated financial markets</w:t>
      </w:r>
      <w:r w:rsidRPr="00C274CD">
        <w:rPr>
          <w:rFonts w:ascii="Bookman Old Style" w:eastAsia="Bookman Old Style" w:hAnsi="Bookman Old Style"/>
          <w:color w:val="00FF00"/>
          <w:spacing w:val="-5"/>
          <w:sz w:val="17"/>
          <w:lang w:val="en-GB"/>
        </w:rPr>
        <w:t xml:space="preserve"> [6–13].</w:t>
      </w:r>
    </w:p>
    <w:p w14:paraId="07457FCE" w14:textId="4747B1AD" w:rsidR="004041F0" w:rsidRPr="00C274CD" w:rsidRDefault="004018F1">
      <w:pPr>
        <w:spacing w:before="130" w:line="209" w:lineRule="exact"/>
        <w:ind w:left="720" w:right="720" w:firstLine="144"/>
        <w:jc w:val="both"/>
        <w:textAlignment w:val="baseline"/>
        <w:rPr>
          <w:rFonts w:ascii="Bookman Old Style" w:eastAsia="Bookman Old Style" w:hAnsi="Bookman Old Style"/>
          <w:color w:val="000000"/>
          <w:spacing w:val="-5"/>
          <w:sz w:val="17"/>
          <w:lang w:val="en-GB"/>
        </w:rPr>
      </w:pPr>
      <w:del w:id="12" w:author="Winter Heike" w:date="2026-05-20T12:56:00Z" w16du:dateUtc="2026-05-20T10:56:00Z">
        <w:r w:rsidRPr="00C274CD" w:rsidDel="001100E3">
          <w:rPr>
            <w:rFonts w:ascii="Bookman Old Style" w:eastAsia="Bookman Old Style" w:hAnsi="Bookman Old Style"/>
            <w:color w:val="000000"/>
            <w:spacing w:val="-5"/>
            <w:sz w:val="17"/>
            <w:lang w:val="en-GB"/>
          </w:rPr>
          <w:delText xml:space="preserve"> </w:delText>
        </w:r>
      </w:del>
      <w:r w:rsidRPr="00C274CD">
        <w:rPr>
          <w:rFonts w:ascii="Bookman Old Style" w:eastAsia="Bookman Old Style" w:hAnsi="Bookman Old Style"/>
          <w:color w:val="000000"/>
          <w:spacing w:val="-5"/>
          <w:sz w:val="17"/>
          <w:lang w:val="en-GB"/>
        </w:rPr>
        <w:t>A common feature of many institutional DLT systems is that transaction validation, ordering, or synchronization is restricted to predefined and legally identifiable entities rather than being open</w:t>
      </w:r>
      <w:del w:id="13" w:author="Dear Michael" w:date="2026-05-20T14:23:00Z" w16du:dateUtc="2026-05-20T12:23:00Z">
        <w:r w:rsidRPr="00C274CD" w:rsidDel="00027292">
          <w:rPr>
            <w:rFonts w:ascii="Bookman Old Style" w:eastAsia="Bookman Old Style" w:hAnsi="Bookman Old Style"/>
            <w:color w:val="000000"/>
            <w:spacing w:val="-5"/>
            <w:sz w:val="17"/>
            <w:lang w:val="en-GB"/>
          </w:rPr>
          <w:delText>ed</w:delText>
        </w:r>
      </w:del>
      <w:r w:rsidRPr="00C274CD">
        <w:rPr>
          <w:rFonts w:ascii="Bookman Old Style" w:eastAsia="Bookman Old Style" w:hAnsi="Bookman Old Style"/>
          <w:color w:val="000000"/>
          <w:spacing w:val="-5"/>
          <w:sz w:val="17"/>
          <w:lang w:val="en-GB"/>
        </w:rPr>
        <w:t xml:space="preserve"> to anonymous participation. This paper argues that this design choice creates a structural governance problem when </w:t>
      </w:r>
      <w:del w:id="14" w:author="Dear Michael" w:date="2026-05-20T14:25:00Z" w16du:dateUtc="2026-05-20T12:25:00Z">
        <w:r w:rsidRPr="00C274CD" w:rsidDel="00027292">
          <w:rPr>
            <w:rFonts w:ascii="Bookman Old Style" w:eastAsia="Bookman Old Style" w:hAnsi="Bookman Old Style"/>
            <w:color w:val="000000"/>
            <w:spacing w:val="-5"/>
            <w:sz w:val="17"/>
            <w:lang w:val="en-GB"/>
          </w:rPr>
          <w:delText xml:space="preserve">the </w:delText>
        </w:r>
      </w:del>
      <w:r w:rsidRPr="00C274CD">
        <w:rPr>
          <w:rFonts w:ascii="Bookman Old Style" w:eastAsia="Bookman Old Style" w:hAnsi="Bookman Old Style"/>
          <w:color w:val="000000"/>
          <w:spacing w:val="-5"/>
          <w:sz w:val="17"/>
          <w:lang w:val="en-GB"/>
        </w:rPr>
        <w:t>authority over the ledger state is exercised by entities that are simultaneously competitors in the markets served by the infrastructure.</w:t>
      </w:r>
    </w:p>
    <w:p w14:paraId="4CA15549" w14:textId="77777777" w:rsidR="001100E3" w:rsidRPr="00C274CD" w:rsidRDefault="001100E3">
      <w:pPr>
        <w:spacing w:before="2" w:line="209" w:lineRule="exact"/>
        <w:ind w:left="720" w:right="720" w:firstLine="144"/>
        <w:jc w:val="both"/>
        <w:textAlignment w:val="baseline"/>
        <w:rPr>
          <w:ins w:id="15" w:author="Winter Heike" w:date="2026-05-20T12:56:00Z" w16du:dateUtc="2026-05-20T10:56:00Z"/>
          <w:rFonts w:ascii="Bookman Old Style" w:eastAsia="Bookman Old Style" w:hAnsi="Bookman Old Style"/>
          <w:color w:val="000000"/>
          <w:spacing w:val="-5"/>
          <w:sz w:val="17"/>
          <w:lang w:val="en-GB"/>
        </w:rPr>
      </w:pPr>
    </w:p>
    <w:p w14:paraId="1044B6BD" w14:textId="236DF6C9" w:rsidR="004041F0" w:rsidRPr="00C274CD" w:rsidRDefault="004018F1">
      <w:pPr>
        <w:spacing w:before="2" w:line="209" w:lineRule="exact"/>
        <w:ind w:left="720" w:right="720" w:firstLine="144"/>
        <w:jc w:val="both"/>
        <w:textAlignment w:val="baseline"/>
        <w:rPr>
          <w:rFonts w:ascii="Bookman Old Style" w:eastAsia="Bookman Old Style" w:hAnsi="Bookman Old Style"/>
          <w:color w:val="000000"/>
          <w:spacing w:val="-5"/>
          <w:sz w:val="17"/>
          <w:lang w:val="en-GB"/>
        </w:rPr>
      </w:pPr>
      <w:r w:rsidRPr="00C274CD">
        <w:rPr>
          <w:rFonts w:ascii="Bookman Old Style" w:eastAsia="Bookman Old Style" w:hAnsi="Bookman Old Style"/>
          <w:color w:val="000000"/>
          <w:spacing w:val="-5"/>
          <w:sz w:val="17"/>
          <w:lang w:val="en-GB"/>
        </w:rPr>
        <w:t>The paper uses the term Proof-of-Authority (</w:t>
      </w:r>
      <w:proofErr w:type="spellStart"/>
      <w:r w:rsidRPr="00C274CD">
        <w:rPr>
          <w:rFonts w:ascii="Bookman Old Style" w:eastAsia="Bookman Old Style" w:hAnsi="Bookman Old Style"/>
          <w:color w:val="000000"/>
          <w:spacing w:val="-5"/>
          <w:sz w:val="17"/>
          <w:lang w:val="en-GB"/>
        </w:rPr>
        <w:t>PoA</w:t>
      </w:r>
      <w:proofErr w:type="spellEnd"/>
      <w:r w:rsidRPr="00C274CD">
        <w:rPr>
          <w:rFonts w:ascii="Bookman Old Style" w:eastAsia="Bookman Old Style" w:hAnsi="Bookman Old Style"/>
          <w:color w:val="000000"/>
          <w:spacing w:val="-5"/>
          <w:sz w:val="17"/>
          <w:lang w:val="en-GB"/>
        </w:rPr>
        <w:t xml:space="preserve">) consensus in a broad analytical sense. It covers explicit Ethereum-derived </w:t>
      </w:r>
      <w:proofErr w:type="spellStart"/>
      <w:r w:rsidRPr="00C274CD">
        <w:rPr>
          <w:rFonts w:ascii="Bookman Old Style" w:eastAsia="Bookman Old Style" w:hAnsi="Bookman Old Style"/>
          <w:color w:val="000000"/>
          <w:spacing w:val="-5"/>
          <w:sz w:val="17"/>
          <w:lang w:val="en-GB"/>
        </w:rPr>
        <w:t>PoA</w:t>
      </w:r>
      <w:proofErr w:type="spellEnd"/>
      <w:r w:rsidRPr="00C274CD">
        <w:rPr>
          <w:rFonts w:ascii="Bookman Old Style" w:eastAsia="Bookman Old Style" w:hAnsi="Bookman Old Style"/>
          <w:color w:val="000000"/>
          <w:spacing w:val="-5"/>
          <w:sz w:val="17"/>
          <w:lang w:val="en-GB"/>
        </w:rPr>
        <w:t xml:space="preserve"> protocols such as Clique, IBFT, IBFT 2.0, and QBFT, as well as functionally similar authority-based arrangements such as notary services, ordering ser</w:t>
      </w:r>
      <w:r w:rsidRPr="00C274CD">
        <w:rPr>
          <w:rFonts w:ascii="Bookman Old Style" w:eastAsia="Bookman Old Style" w:hAnsi="Bookman Old Style"/>
          <w:color w:val="000000"/>
          <w:spacing w:val="-5"/>
          <w:sz w:val="17"/>
          <w:lang w:val="en-GB"/>
        </w:rPr>
        <w:softHyphen/>
        <w:t>vices, validator committees, synchronization committees, or sequencing committees in permissioned financial-market DLTs</w:t>
      </w:r>
      <w:r w:rsidRPr="00C274CD">
        <w:rPr>
          <w:rFonts w:ascii="Bookman Old Style" w:eastAsia="Bookman Old Style" w:hAnsi="Bookman Old Style"/>
          <w:color w:val="00FF00"/>
          <w:spacing w:val="-5"/>
          <w:sz w:val="17"/>
          <w:lang w:val="en-GB"/>
        </w:rPr>
        <w:t xml:space="preserve"> [13–20].</w:t>
      </w:r>
      <w:r w:rsidRPr="00C274CD">
        <w:rPr>
          <w:rFonts w:ascii="Bookman Old Style" w:eastAsia="Bookman Old Style" w:hAnsi="Bookman Old Style"/>
          <w:color w:val="000000"/>
          <w:spacing w:val="-5"/>
          <w:sz w:val="17"/>
          <w:lang w:val="en-GB"/>
        </w:rPr>
        <w:t xml:space="preserve"> The purpose of this terminology is not to claim protocol equivalence. Rather, </w:t>
      </w:r>
      <w:proofErr w:type="spellStart"/>
      <w:r w:rsidRPr="00C274CD">
        <w:rPr>
          <w:rFonts w:ascii="Bookman Old Style" w:eastAsia="Bookman Old Style" w:hAnsi="Bookman Old Style"/>
          <w:color w:val="000000"/>
          <w:spacing w:val="-5"/>
          <w:sz w:val="17"/>
          <w:lang w:val="en-GB"/>
        </w:rPr>
        <w:t>PoA</w:t>
      </w:r>
      <w:proofErr w:type="spellEnd"/>
      <w:r w:rsidRPr="00C274CD">
        <w:rPr>
          <w:rFonts w:ascii="Bookman Old Style" w:eastAsia="Bookman Old Style" w:hAnsi="Bookman Old Style"/>
          <w:color w:val="000000"/>
          <w:spacing w:val="-5"/>
          <w:sz w:val="17"/>
          <w:lang w:val="en-GB"/>
        </w:rPr>
        <w:t xml:space="preserve"> serves as a proxy for centralized or restricted consensus authority in systems where a legally identified and administratively selected group of institutions determines the authoritative ledger state. The institutional question </w:t>
      </w:r>
      <w:r w:rsidR="00A97348" w:rsidRPr="00C274CD">
        <w:rPr>
          <w:rFonts w:ascii="Bookman Old Style" w:eastAsia="Bookman Old Style" w:hAnsi="Bookman Old Style"/>
          <w:color w:val="000000"/>
          <w:spacing w:val="-5"/>
          <w:sz w:val="17"/>
          <w:lang w:val="en-GB"/>
        </w:rPr>
        <w:t>is, therefore</w:t>
      </w:r>
      <w:r w:rsidRPr="00C274CD">
        <w:rPr>
          <w:rFonts w:ascii="Bookman Old Style" w:eastAsia="Bookman Old Style" w:hAnsi="Bookman Old Style"/>
          <w:color w:val="000000"/>
          <w:spacing w:val="-5"/>
          <w:sz w:val="17"/>
          <w:lang w:val="en-GB"/>
        </w:rPr>
        <w:t>, not only whether a consensus protocol can tech</w:t>
      </w:r>
      <w:r w:rsidRPr="00C274CD">
        <w:rPr>
          <w:rFonts w:ascii="Bookman Old Style" w:eastAsia="Bookman Old Style" w:hAnsi="Bookman Old Style"/>
          <w:color w:val="000000"/>
          <w:spacing w:val="-5"/>
          <w:sz w:val="17"/>
          <w:lang w:val="en-GB"/>
        </w:rPr>
        <w:softHyphen/>
        <w:t>nically deliver high throughput, low latency, or deterministic finality. The central question is who is allowed to decide the ordering, inclusion, and finalization of economically significant transactions.</w:t>
      </w:r>
    </w:p>
    <w:p w14:paraId="72237A5D" w14:textId="77777777" w:rsidR="001100E3" w:rsidRPr="00C274CD" w:rsidRDefault="001100E3">
      <w:pPr>
        <w:spacing w:before="2" w:line="209" w:lineRule="exact"/>
        <w:ind w:left="720" w:right="720" w:firstLine="144"/>
        <w:jc w:val="both"/>
        <w:textAlignment w:val="baseline"/>
        <w:rPr>
          <w:ins w:id="16" w:author="Winter Heike" w:date="2026-05-20T12:56:00Z" w16du:dateUtc="2026-05-20T10:56:00Z"/>
          <w:rFonts w:ascii="Bookman Old Style" w:eastAsia="Bookman Old Style" w:hAnsi="Bookman Old Style"/>
          <w:color w:val="000000"/>
          <w:spacing w:val="-4"/>
          <w:sz w:val="17"/>
          <w:lang w:val="en-GB"/>
        </w:rPr>
      </w:pPr>
    </w:p>
    <w:p w14:paraId="37232D47" w14:textId="6DB12ACD" w:rsidR="004041F0" w:rsidRPr="00C274CD" w:rsidRDefault="004018F1">
      <w:pPr>
        <w:spacing w:before="2" w:line="209" w:lineRule="exact"/>
        <w:ind w:left="720" w:right="720" w:firstLine="144"/>
        <w:jc w:val="both"/>
        <w:textAlignment w:val="baseline"/>
        <w:rPr>
          <w:rFonts w:ascii="Bookman Old Style" w:eastAsia="Bookman Old Style" w:hAnsi="Bookman Old Style"/>
          <w:color w:val="000000"/>
          <w:spacing w:val="-4"/>
          <w:sz w:val="17"/>
          <w:lang w:val="en-GB"/>
        </w:rPr>
      </w:pPr>
      <w:r w:rsidRPr="00C274CD">
        <w:rPr>
          <w:rFonts w:ascii="Bookman Old Style" w:eastAsia="Bookman Old Style" w:hAnsi="Bookman Old Style"/>
          <w:color w:val="000000"/>
          <w:spacing w:val="-4"/>
          <w:sz w:val="17"/>
          <w:lang w:val="en-GB"/>
        </w:rPr>
        <w:t xml:space="preserve">The current version of the paper distinguishes two canonical configurations. In the single-validator case, </w:t>
      </w:r>
      <w:proofErr w:type="spellStart"/>
      <w:r w:rsidRPr="00C274CD">
        <w:rPr>
          <w:rFonts w:ascii="Bookman Old Style" w:eastAsia="Bookman Old Style" w:hAnsi="Bookman Old Style"/>
          <w:color w:val="000000"/>
          <w:spacing w:val="-4"/>
          <w:sz w:val="17"/>
          <w:lang w:val="en-GB"/>
        </w:rPr>
        <w:t>PoA</w:t>
      </w:r>
      <w:proofErr w:type="spellEnd"/>
      <w:r w:rsidRPr="00C274CD">
        <w:rPr>
          <w:rFonts w:ascii="Bookman Old Style" w:eastAsia="Bookman Old Style" w:hAnsi="Bookman Old Style"/>
          <w:color w:val="000000"/>
          <w:spacing w:val="-4"/>
          <w:sz w:val="17"/>
          <w:lang w:val="en-GB"/>
        </w:rPr>
        <w:t xml:space="preserve"> collapses into a centrally operated ledger. Such a structure may be viable where the validator is a central bank, public authority, or legally mandated infrastructure operator that is not itself a competitor in the relevant market. It is much less plausible where the validator is a commercial bank. A major bank has weak incentives to rely on a ledger whose ordering policy, inclusion decisions, operational availability, and technical roadmap are controlled by a direct rival. The concern is not merely reputational. The validator has privileged technical control over the ledger state and may be able to delay, censor, reorder, or observe transactions before they are finalized. The literature on front-running and maximal extractable value illustrates that ordering power can itself become economically valuable</w:t>
      </w:r>
      <w:r w:rsidRPr="00C274CD">
        <w:rPr>
          <w:rFonts w:ascii="Bookman Old Style" w:eastAsia="Bookman Old Style" w:hAnsi="Bookman Old Style"/>
          <w:color w:val="00FF00"/>
          <w:spacing w:val="-4"/>
          <w:sz w:val="17"/>
          <w:lang w:val="en-GB"/>
        </w:rPr>
        <w:t xml:space="preserve"> [21, 22].</w:t>
      </w:r>
      <w:r w:rsidRPr="00C274CD">
        <w:rPr>
          <w:rFonts w:ascii="Bookman Old Style" w:eastAsia="Bookman Old Style" w:hAnsi="Bookman Old Style"/>
          <w:color w:val="000000"/>
          <w:spacing w:val="-4"/>
          <w:sz w:val="17"/>
          <w:lang w:val="en-GB"/>
        </w:rPr>
        <w:t xml:space="preserve"> Even where selfish reordering or discriminatory conduct is legally prohibited, the </w:t>
      </w:r>
      <w:ins w:id="17" w:author="Dear Michael" w:date="2026-05-20T14:26:00Z" w16du:dateUtc="2026-05-20T12:26:00Z">
        <w:r w:rsidR="000540A7" w:rsidRPr="00C274CD">
          <w:rPr>
            <w:rFonts w:ascii="Bookman Old Style" w:eastAsia="Bookman Old Style" w:hAnsi="Bookman Old Style"/>
            <w:color w:val="000000"/>
            <w:spacing w:val="-4"/>
            <w:sz w:val="17"/>
            <w:lang w:val="en-GB"/>
          </w:rPr>
          <w:t xml:space="preserve">mere </w:t>
        </w:r>
      </w:ins>
      <w:r w:rsidRPr="00C274CD">
        <w:rPr>
          <w:rFonts w:ascii="Bookman Old Style" w:eastAsia="Bookman Old Style" w:hAnsi="Bookman Old Style"/>
          <w:color w:val="000000"/>
          <w:spacing w:val="-4"/>
          <w:sz w:val="17"/>
          <w:lang w:val="en-GB"/>
        </w:rPr>
        <w:t xml:space="preserve">technical possibility </w:t>
      </w:r>
      <w:ins w:id="18" w:author="Dear Michael" w:date="2026-05-20T14:26:00Z" w16du:dateUtc="2026-05-20T12:26:00Z">
        <w:r w:rsidR="000540A7" w:rsidRPr="00C274CD">
          <w:rPr>
            <w:rFonts w:ascii="Bookman Old Style" w:eastAsia="Bookman Old Style" w:hAnsi="Bookman Old Style"/>
            <w:color w:val="000000"/>
            <w:spacing w:val="-4"/>
            <w:sz w:val="17"/>
            <w:lang w:val="en-GB"/>
          </w:rPr>
          <w:t xml:space="preserve">is enough to </w:t>
        </w:r>
      </w:ins>
      <w:r w:rsidRPr="00C274CD">
        <w:rPr>
          <w:rFonts w:ascii="Bookman Old Style" w:eastAsia="Bookman Old Style" w:hAnsi="Bookman Old Style"/>
          <w:color w:val="000000"/>
          <w:spacing w:val="-4"/>
          <w:sz w:val="17"/>
          <w:lang w:val="en-GB"/>
        </w:rPr>
        <w:t>create</w:t>
      </w:r>
      <w:del w:id="19" w:author="Dear Michael" w:date="2026-05-20T14:26:00Z" w16du:dateUtc="2026-05-20T12:26:00Z">
        <w:r w:rsidRPr="00C274CD" w:rsidDel="000540A7">
          <w:rPr>
            <w:rFonts w:ascii="Bookman Old Style" w:eastAsia="Bookman Old Style" w:hAnsi="Bookman Old Style"/>
            <w:color w:val="000000"/>
            <w:spacing w:val="-4"/>
            <w:sz w:val="17"/>
            <w:lang w:val="en-GB"/>
          </w:rPr>
          <w:delText>s</w:delText>
        </w:r>
      </w:del>
      <w:r w:rsidRPr="00C274CD">
        <w:rPr>
          <w:rFonts w:ascii="Bookman Old Style" w:eastAsia="Bookman Old Style" w:hAnsi="Bookman Old Style"/>
          <w:color w:val="000000"/>
          <w:spacing w:val="-4"/>
          <w:sz w:val="17"/>
          <w:lang w:val="en-GB"/>
        </w:rPr>
        <w:t xml:space="preserve"> strategic dependence on the validating institution. Legal accountability is therefore an important safeguard, but it does not substitute for neutral governance of the consensus layer, especially in high-value infrastructures where large volumes of transactions depend on ordering and inclusion decisions.</w:t>
      </w:r>
    </w:p>
    <w:p w14:paraId="67990E7A" w14:textId="77777777" w:rsidR="001100E3" w:rsidRPr="00C274CD" w:rsidRDefault="001100E3">
      <w:pPr>
        <w:spacing w:before="6" w:line="209" w:lineRule="exact"/>
        <w:ind w:left="720" w:right="720" w:firstLine="144"/>
        <w:jc w:val="both"/>
        <w:textAlignment w:val="baseline"/>
        <w:rPr>
          <w:ins w:id="20" w:author="Winter Heike" w:date="2026-05-20T12:56:00Z" w16du:dateUtc="2026-05-20T10:56:00Z"/>
          <w:rFonts w:ascii="Bookman Old Style" w:eastAsia="Bookman Old Style" w:hAnsi="Bookman Old Style"/>
          <w:color w:val="000000"/>
          <w:spacing w:val="-4"/>
          <w:sz w:val="17"/>
          <w:lang w:val="en-GB"/>
        </w:rPr>
      </w:pPr>
    </w:p>
    <w:p w14:paraId="5B8CD49C" w14:textId="4A26977F" w:rsidR="004041F0" w:rsidRPr="00C274CD" w:rsidRDefault="004018F1">
      <w:pPr>
        <w:spacing w:before="6" w:line="209" w:lineRule="exact"/>
        <w:ind w:left="720" w:right="720" w:firstLine="144"/>
        <w:jc w:val="both"/>
        <w:textAlignment w:val="baseline"/>
        <w:rPr>
          <w:rFonts w:ascii="Bookman Old Style" w:eastAsia="Bookman Old Style" w:hAnsi="Bookman Old Style"/>
          <w:color w:val="000000"/>
          <w:spacing w:val="-4"/>
          <w:sz w:val="17"/>
          <w:lang w:val="en-GB"/>
        </w:rPr>
      </w:pPr>
      <w:r w:rsidRPr="00C274CD">
        <w:rPr>
          <w:rFonts w:ascii="Bookman Old Style" w:eastAsia="Bookman Old Style" w:hAnsi="Bookman Old Style"/>
          <w:color w:val="000000"/>
          <w:spacing w:val="-4"/>
          <w:sz w:val="17"/>
          <w:lang w:val="en-GB"/>
        </w:rPr>
        <w:t>This strategic dependence creates a fragmentation mechanism. Smaller participants may accept dependence on a dominant validator in exchange for access, liquidity, and network effects. Suffi</w:t>
      </w:r>
      <w:r w:rsidRPr="00C274CD">
        <w:rPr>
          <w:rFonts w:ascii="Bookman Old Style" w:eastAsia="Bookman Old Style" w:hAnsi="Bookman Old Style"/>
          <w:color w:val="000000"/>
          <w:spacing w:val="-4"/>
          <w:sz w:val="17"/>
          <w:lang w:val="en-GB"/>
        </w:rPr>
        <w:softHyphen/>
        <w:t xml:space="preserve">ciently large competitors, however, have incentives </w:t>
      </w:r>
      <w:commentRangeStart w:id="21"/>
      <w:ins w:id="22" w:author="Dear Michael" w:date="2026-05-20T14:26:00Z" w16du:dateUtc="2026-05-20T12:26:00Z">
        <w:r w:rsidR="000540A7" w:rsidRPr="00C274CD">
          <w:rPr>
            <w:rFonts w:ascii="Bookman Old Style" w:eastAsia="Bookman Old Style" w:hAnsi="Bookman Old Style"/>
            <w:color w:val="000000"/>
            <w:spacing w:val="-4"/>
            <w:sz w:val="17"/>
            <w:lang w:val="en-GB"/>
          </w:rPr>
          <w:t xml:space="preserve">to either </w:t>
        </w:r>
      </w:ins>
      <w:r w:rsidRPr="00C274CD">
        <w:rPr>
          <w:rFonts w:ascii="Bookman Old Style" w:eastAsia="Bookman Old Style" w:hAnsi="Bookman Old Style"/>
          <w:color w:val="000000"/>
          <w:spacing w:val="-4"/>
          <w:sz w:val="17"/>
          <w:lang w:val="en-GB"/>
        </w:rPr>
        <w:t xml:space="preserve">not </w:t>
      </w:r>
      <w:del w:id="23" w:author="Dear Michael" w:date="2026-05-20T14:26:00Z" w16du:dateUtc="2026-05-20T12:26:00Z">
        <w:r w:rsidRPr="00C274CD" w:rsidDel="000540A7">
          <w:rPr>
            <w:rFonts w:ascii="Bookman Old Style" w:eastAsia="Bookman Old Style" w:hAnsi="Bookman Old Style"/>
            <w:color w:val="000000"/>
            <w:spacing w:val="-4"/>
            <w:sz w:val="17"/>
            <w:lang w:val="en-GB"/>
          </w:rPr>
          <w:delText xml:space="preserve">to </w:delText>
        </w:r>
      </w:del>
      <w:r w:rsidRPr="00C274CD">
        <w:rPr>
          <w:rFonts w:ascii="Bookman Old Style" w:eastAsia="Bookman Old Style" w:hAnsi="Bookman Old Style"/>
          <w:color w:val="000000"/>
          <w:spacing w:val="-4"/>
          <w:sz w:val="17"/>
          <w:lang w:val="en-GB"/>
        </w:rPr>
        <w:t>join or to create rival infrastructures</w:t>
      </w:r>
      <w:commentRangeEnd w:id="21"/>
      <w:r w:rsidR="00C274CD" w:rsidRPr="00C274CD">
        <w:rPr>
          <w:rStyle w:val="Kommentarzeichen"/>
          <w:lang w:val="en-GB"/>
        </w:rPr>
        <w:commentReference w:id="21"/>
      </w:r>
      <w:r w:rsidRPr="00C274CD">
        <w:rPr>
          <w:rFonts w:ascii="Bookman Old Style" w:eastAsia="Bookman Old Style" w:hAnsi="Bookman Old Style"/>
          <w:color w:val="000000"/>
          <w:spacing w:val="-4"/>
          <w:sz w:val="17"/>
          <w:lang w:val="en-GB"/>
        </w:rPr>
        <w:t xml:space="preserve">. The likely result is not a unified shared ledger, but a set of bank-operated settlement islands with limited interoperability and duplicated liquidity. Interoperability would then have to be restored through bridges, APIs, contractual arrangements, or other reconciliation mechanisms. In this scenario, the DLT-specific value proposition is weakened at the inter-institutional level: the system reintroduces precisely the reconciliation complexity, liquidity fragmentation, and coordination layers that shared DLT infrastructures were </w:t>
      </w:r>
      <w:commentRangeStart w:id="24"/>
      <w:del w:id="25" w:author="Dear Michael" w:date="2026-05-20T14:27:00Z" w16du:dateUtc="2026-05-20T12:27:00Z">
        <w:r w:rsidRPr="00C274CD" w:rsidDel="000540A7">
          <w:rPr>
            <w:rFonts w:ascii="Bookman Old Style" w:eastAsia="Bookman Old Style" w:hAnsi="Bookman Old Style"/>
            <w:color w:val="000000"/>
            <w:spacing w:val="-4"/>
            <w:sz w:val="17"/>
            <w:lang w:val="en-GB"/>
          </w:rPr>
          <w:delText xml:space="preserve">expected </w:delText>
        </w:r>
      </w:del>
      <w:ins w:id="26" w:author="Dear Michael" w:date="2026-05-20T14:27:00Z" w16du:dateUtc="2026-05-20T12:27:00Z">
        <w:r w:rsidR="000540A7" w:rsidRPr="00C274CD">
          <w:rPr>
            <w:rFonts w:ascii="Bookman Old Style" w:eastAsia="Bookman Old Style" w:hAnsi="Bookman Old Style"/>
            <w:color w:val="000000"/>
            <w:spacing w:val="-4"/>
            <w:sz w:val="17"/>
            <w:lang w:val="en-GB"/>
          </w:rPr>
          <w:t>supposed</w:t>
        </w:r>
        <w:r w:rsidR="000540A7" w:rsidRPr="00C274CD">
          <w:rPr>
            <w:rFonts w:ascii="Bookman Old Style" w:eastAsia="Bookman Old Style" w:hAnsi="Bookman Old Style"/>
            <w:color w:val="000000"/>
            <w:spacing w:val="-4"/>
            <w:sz w:val="17"/>
            <w:lang w:val="en-GB"/>
          </w:rPr>
          <w:t xml:space="preserve"> </w:t>
        </w:r>
      </w:ins>
      <w:commentRangeEnd w:id="24"/>
      <w:ins w:id="27" w:author="Dear Michael" w:date="2026-05-20T14:43:00Z" w16du:dateUtc="2026-05-20T12:43:00Z">
        <w:r w:rsidR="00C274CD" w:rsidRPr="00C274CD">
          <w:rPr>
            <w:rStyle w:val="Kommentarzeichen"/>
            <w:lang w:val="en-GB"/>
          </w:rPr>
          <w:commentReference w:id="24"/>
        </w:r>
      </w:ins>
      <w:r w:rsidRPr="00C274CD">
        <w:rPr>
          <w:rFonts w:ascii="Bookman Old Style" w:eastAsia="Bookman Old Style" w:hAnsi="Bookman Old Style"/>
          <w:color w:val="000000"/>
          <w:spacing w:val="-4"/>
          <w:sz w:val="17"/>
          <w:lang w:val="en-GB"/>
        </w:rPr>
        <w:t>to reduce.</w:t>
      </w:r>
    </w:p>
    <w:p w14:paraId="3C870C36" w14:textId="77777777" w:rsidR="001100E3" w:rsidRPr="00C274CD" w:rsidRDefault="001100E3">
      <w:pPr>
        <w:spacing w:before="3" w:line="209" w:lineRule="exact"/>
        <w:ind w:left="720" w:right="720" w:firstLine="144"/>
        <w:jc w:val="both"/>
        <w:textAlignment w:val="baseline"/>
        <w:rPr>
          <w:ins w:id="28" w:author="Winter Heike" w:date="2026-05-20T12:56:00Z" w16du:dateUtc="2026-05-20T10:56:00Z"/>
          <w:rFonts w:ascii="Bookman Old Style" w:eastAsia="Bookman Old Style" w:hAnsi="Bookman Old Style"/>
          <w:color w:val="000000"/>
          <w:spacing w:val="-5"/>
          <w:sz w:val="17"/>
          <w:lang w:val="en-GB"/>
        </w:rPr>
      </w:pPr>
    </w:p>
    <w:p w14:paraId="44C53A04" w14:textId="40FE41A1" w:rsidR="004041F0" w:rsidRPr="00C274CD" w:rsidDel="00C274CD" w:rsidRDefault="004018F1">
      <w:pPr>
        <w:spacing w:before="3" w:line="209" w:lineRule="exact"/>
        <w:ind w:left="720" w:right="720" w:firstLine="144"/>
        <w:jc w:val="both"/>
        <w:textAlignment w:val="baseline"/>
        <w:rPr>
          <w:del w:id="29" w:author="Dear Michael" w:date="2026-05-20T14:43:00Z" w16du:dateUtc="2026-05-20T12:43:00Z"/>
          <w:rFonts w:ascii="Bookman Old Style" w:eastAsia="Bookman Old Style" w:hAnsi="Bookman Old Style"/>
          <w:color w:val="000000"/>
          <w:spacing w:val="-5"/>
          <w:sz w:val="17"/>
          <w:lang w:val="en-GB"/>
        </w:rPr>
      </w:pPr>
      <w:r w:rsidRPr="00C274CD">
        <w:rPr>
          <w:rFonts w:ascii="Bookman Old Style" w:eastAsia="Bookman Old Style" w:hAnsi="Bookman Old Style"/>
          <w:color w:val="000000"/>
          <w:spacing w:val="-5"/>
          <w:sz w:val="17"/>
          <w:lang w:val="en-GB"/>
        </w:rPr>
        <w:t xml:space="preserve">The multi-validator case appears more attractive because authority is distributed across </w:t>
      </w:r>
      <w:del w:id="30" w:author="Dear Michael" w:date="2026-05-20T14:43:00Z" w16du:dateUtc="2026-05-20T12:43:00Z">
        <w:r w:rsidRPr="00C274CD" w:rsidDel="00C274CD">
          <w:rPr>
            <w:rFonts w:ascii="Bookman Old Style" w:eastAsia="Bookman Old Style" w:hAnsi="Bookman Old Style"/>
            <w:color w:val="000000"/>
            <w:spacing w:val="-5"/>
            <w:sz w:val="17"/>
            <w:lang w:val="en-GB"/>
          </w:rPr>
          <w:delText>sev</w:delText>
        </w:r>
        <w:r w:rsidRPr="00C274CD" w:rsidDel="00C274CD">
          <w:rPr>
            <w:rFonts w:ascii="Bookman Old Style" w:eastAsia="Bookman Old Style" w:hAnsi="Bookman Old Style"/>
            <w:color w:val="000000"/>
            <w:spacing w:val="-5"/>
            <w:sz w:val="17"/>
            <w:lang w:val="en-GB"/>
          </w:rPr>
          <w:softHyphen/>
          <w:delText xml:space="preserve">eral </w:delText>
        </w:r>
      </w:del>
      <w:ins w:id="31" w:author="Dear Michael" w:date="2026-05-20T14:43:00Z" w16du:dateUtc="2026-05-20T12:43:00Z">
        <w:r w:rsidR="00C274CD" w:rsidRPr="00C274CD">
          <w:rPr>
            <w:rFonts w:ascii="Bookman Old Style" w:eastAsia="Bookman Old Style" w:hAnsi="Bookman Old Style"/>
            <w:color w:val="000000"/>
            <w:spacing w:val="-5"/>
            <w:sz w:val="17"/>
            <w:lang w:val="en-GB"/>
          </w:rPr>
          <w:t xml:space="preserve">multiple </w:t>
        </w:r>
      </w:ins>
      <w:r w:rsidRPr="00C274CD">
        <w:rPr>
          <w:rFonts w:ascii="Bookman Old Style" w:eastAsia="Bookman Old Style" w:hAnsi="Bookman Old Style"/>
          <w:color w:val="000000"/>
          <w:spacing w:val="-5"/>
          <w:sz w:val="17"/>
          <w:lang w:val="en-GB"/>
        </w:rPr>
        <w:t>institutions. However, it transforms unilateral dependence into consortium governance among competing commercial actors. A validator consortium must determine validator admission, voting rights, software upgrades, fee rules, access conditions, sanctions, emergency powers, incident han</w:t>
      </w:r>
      <w:r w:rsidRPr="00C274CD">
        <w:rPr>
          <w:rFonts w:ascii="Bookman Old Style" w:eastAsia="Bookman Old Style" w:hAnsi="Bookman Old Style"/>
          <w:color w:val="000000"/>
          <w:spacing w:val="-5"/>
          <w:sz w:val="17"/>
          <w:lang w:val="en-GB"/>
        </w:rPr>
        <w:softHyphen/>
        <w:t xml:space="preserve">dling, and dispute resolution. Byzantine-fault-tolerant protocols, quorum rules, or rotating proposer </w:t>
      </w:r>
      <w:r w:rsidRPr="00C274CD">
        <w:rPr>
          <w:rFonts w:ascii="Bookman Old Style" w:eastAsia="Bookman Old Style" w:hAnsi="Bookman Old Style"/>
          <w:color w:val="000000"/>
          <w:spacing w:val="-5"/>
          <w:sz w:val="17"/>
          <w:lang w:val="en-GB"/>
        </w:rPr>
        <w:lastRenderedPageBreak/>
        <w:t xml:space="preserve">mechanisms can reduce or eliminate routine forks at the technical level, but they do not remove the institutional question of who controls the procedures that determine the authoritative state under stress. Round-robin block production, for example, does not </w:t>
      </w:r>
      <w:del w:id="32" w:author="Dear Michael" w:date="2026-05-20T14:43:00Z" w16du:dateUtc="2026-05-20T12:43:00Z">
        <w:r w:rsidRPr="00C274CD" w:rsidDel="00C274CD">
          <w:rPr>
            <w:rFonts w:ascii="Bookman Old Style" w:eastAsia="Bookman Old Style" w:hAnsi="Bookman Old Style"/>
            <w:color w:val="000000"/>
            <w:spacing w:val="-5"/>
            <w:sz w:val="17"/>
            <w:lang w:val="en-GB"/>
          </w:rPr>
          <w:delText xml:space="preserve">by </w:delText>
        </w:r>
      </w:del>
      <w:ins w:id="33" w:author="Dear Michael" w:date="2026-05-20T14:43:00Z" w16du:dateUtc="2026-05-20T12:43:00Z">
        <w:r w:rsidR="00C274CD" w:rsidRPr="00C274CD">
          <w:rPr>
            <w:rFonts w:ascii="Bookman Old Style" w:eastAsia="Bookman Old Style" w:hAnsi="Bookman Old Style"/>
            <w:color w:val="000000"/>
            <w:spacing w:val="-5"/>
            <w:sz w:val="17"/>
            <w:lang w:val="en-GB"/>
          </w:rPr>
          <w:t>in and of</w:t>
        </w:r>
        <w:r w:rsidR="00C274CD" w:rsidRPr="00C274CD">
          <w:rPr>
            <w:rFonts w:ascii="Bookman Old Style" w:eastAsia="Bookman Old Style" w:hAnsi="Bookman Old Style"/>
            <w:color w:val="000000"/>
            <w:spacing w:val="-5"/>
            <w:sz w:val="17"/>
            <w:lang w:val="en-GB"/>
          </w:rPr>
          <w:t xml:space="preserve"> </w:t>
        </w:r>
      </w:ins>
      <w:r w:rsidRPr="00C274CD">
        <w:rPr>
          <w:rFonts w:ascii="Bookman Old Style" w:eastAsia="Bookman Old Style" w:hAnsi="Bookman Old Style"/>
          <w:color w:val="000000"/>
          <w:spacing w:val="-5"/>
          <w:sz w:val="17"/>
          <w:lang w:val="en-GB"/>
        </w:rPr>
        <w:t>itself imply persistent forks when combined with quorum-based finality. The relevant problem is instead that disputes over proposer selection, ordering rules, missed slots, sanctions, upgrades, or emergency interventions may become</w:t>
      </w:r>
      <w:ins w:id="34" w:author="Dear Michael" w:date="2026-05-20T14:43:00Z" w16du:dateUtc="2026-05-20T12:43:00Z">
        <w:r w:rsidR="00C274CD" w:rsidRPr="00C274CD">
          <w:rPr>
            <w:rFonts w:ascii="Bookman Old Style" w:eastAsia="Bookman Old Style" w:hAnsi="Bookman Old Style"/>
            <w:color w:val="000000"/>
            <w:spacing w:val="-5"/>
            <w:sz w:val="17"/>
            <w:lang w:val="en-GB"/>
          </w:rPr>
          <w:t xml:space="preserve"> </w:t>
        </w:r>
      </w:ins>
    </w:p>
    <w:p w14:paraId="5D4F8105" w14:textId="7FDFCE4C" w:rsidR="004041F0" w:rsidRPr="00C274CD" w:rsidDel="001100E3" w:rsidRDefault="004041F0" w:rsidP="00C274CD">
      <w:pPr>
        <w:spacing w:before="3"/>
        <w:ind w:firstLine="144"/>
        <w:rPr>
          <w:del w:id="35" w:author="Winter Heike" w:date="2026-05-20T12:56:00Z" w16du:dateUtc="2026-05-20T10:56:00Z"/>
          <w:lang w:val="en-GB"/>
        </w:rPr>
        <w:sectPr w:rsidR="004041F0" w:rsidRPr="00C274CD" w:rsidDel="001100E3">
          <w:pgSz w:w="12240" w:h="15840"/>
          <w:pgMar w:top="1020" w:right="1340" w:bottom="944" w:left="1440" w:header="720" w:footer="720" w:gutter="0"/>
          <w:cols w:space="720"/>
        </w:sectPr>
        <w:pPrChange w:id="36" w:author="Dear Michael" w:date="2026-05-20T14:43:00Z" w16du:dateUtc="2026-05-20T12:43:00Z">
          <w:pPr/>
        </w:pPrChange>
      </w:pPr>
    </w:p>
    <w:p w14:paraId="4E15874A" w14:textId="77777777" w:rsidR="004041F0" w:rsidRPr="00C274CD" w:rsidRDefault="000A03BB">
      <w:pPr>
        <w:spacing w:before="518" w:line="209" w:lineRule="exact"/>
        <w:ind w:left="720" w:right="720"/>
        <w:jc w:val="both"/>
        <w:textAlignment w:val="baseline"/>
        <w:rPr>
          <w:rFonts w:ascii="Bookman Old Style" w:eastAsia="Bookman Old Style" w:hAnsi="Bookman Old Style"/>
          <w:color w:val="000000"/>
          <w:sz w:val="17"/>
          <w:lang w:val="en-GB"/>
        </w:rPr>
      </w:pPr>
      <w:r w:rsidRPr="00C274CD">
        <w:rPr>
          <w:lang w:val="en-GB"/>
        </w:rPr>
        <w:pict w14:anchorId="3B83D236">
          <v:shapetype id="_x0000_t202" coordsize="21600,21600" o:spt="202" path="m,l,21600r21600,l21600,xe">
            <v:stroke joinstyle="miter"/>
            <v:path gradientshapeok="t" o:connecttype="rect"/>
          </v:shapetype>
          <v:shape id="_x0000_s0" o:spid="_x0000_s1028" type="#_x0000_t202" style="position:absolute;left:0;text-align:left;margin-left:554.35pt;margin-top:28.5pt;width:10.4pt;height:10.05pt;z-index:-251659776;mso-wrap-distance-left:0;mso-wrap-distance-right:0;mso-position-horizontal-relative:page;mso-position-vertical-relative:page" filled="f" stroked="f">
            <v:textbox inset="0,0,0,0">
              <w:txbxContent>
                <w:p w14:paraId="30F175BC" w14:textId="77777777" w:rsidR="004041F0" w:rsidRDefault="004018F1">
                  <w:pPr>
                    <w:spacing w:line="199" w:lineRule="exact"/>
                    <w:textAlignment w:val="baseline"/>
                    <w:rPr>
                      <w:rFonts w:ascii="Bookman Old Style" w:eastAsia="Bookman Old Style" w:hAnsi="Bookman Old Style"/>
                      <w:color w:val="000000"/>
                      <w:sz w:val="17"/>
                      <w:lang w:val="de-DE"/>
                    </w:rPr>
                  </w:pPr>
                  <w:r>
                    <w:rPr>
                      <w:rFonts w:ascii="Bookman Old Style" w:eastAsia="Bookman Old Style" w:hAnsi="Bookman Old Style"/>
                      <w:color w:val="000000"/>
                      <w:sz w:val="17"/>
                      <w:lang w:val="de-DE"/>
                    </w:rPr>
                    <w:t>2</w:t>
                  </w:r>
                </w:p>
              </w:txbxContent>
            </v:textbox>
            <w10:wrap type="square" anchorx="page" anchory="page"/>
          </v:shape>
        </w:pict>
      </w:r>
      <w:r w:rsidR="004018F1" w:rsidRPr="00C274CD">
        <w:rPr>
          <w:rFonts w:ascii="Bookman Old Style" w:eastAsia="Bookman Old Style" w:hAnsi="Bookman Old Style"/>
          <w:color w:val="000000"/>
          <w:sz w:val="17"/>
          <w:lang w:val="en-GB"/>
        </w:rPr>
        <w:t>economically contested. If the protocol and governance framework fail to resolve such disputes, the result may be halted finality, emergency intervention, or competing claims about the authoritative ledger state.</w:t>
      </w:r>
    </w:p>
    <w:p w14:paraId="2AF3FFFF" w14:textId="0268BB52" w:rsidR="004041F0" w:rsidRPr="00C274CD" w:rsidRDefault="004018F1">
      <w:pPr>
        <w:spacing w:line="209" w:lineRule="exact"/>
        <w:ind w:left="720" w:right="720" w:firstLine="144"/>
        <w:jc w:val="both"/>
        <w:textAlignment w:val="baseline"/>
        <w:rPr>
          <w:rFonts w:ascii="Bookman Old Style" w:eastAsia="Bookman Old Style" w:hAnsi="Bookman Old Style"/>
          <w:color w:val="000000"/>
          <w:spacing w:val="-4"/>
          <w:sz w:val="17"/>
          <w:lang w:val="en-GB"/>
        </w:rPr>
      </w:pPr>
      <w:r w:rsidRPr="00C274CD">
        <w:rPr>
          <w:rFonts w:ascii="Bookman Old Style" w:eastAsia="Bookman Old Style" w:hAnsi="Bookman Old Style"/>
          <w:color w:val="000000"/>
          <w:spacing w:val="-4"/>
          <w:sz w:val="17"/>
          <w:lang w:val="en-GB"/>
        </w:rPr>
        <w:t xml:space="preserve">The failure mode of multi-validator </w:t>
      </w:r>
      <w:proofErr w:type="spellStart"/>
      <w:r w:rsidRPr="00C274CD">
        <w:rPr>
          <w:rFonts w:ascii="Bookman Old Style" w:eastAsia="Bookman Old Style" w:hAnsi="Bookman Old Style"/>
          <w:color w:val="000000"/>
          <w:spacing w:val="-4"/>
          <w:sz w:val="17"/>
          <w:lang w:val="en-GB"/>
        </w:rPr>
        <w:t>PoA</w:t>
      </w:r>
      <w:proofErr w:type="spellEnd"/>
      <w:r w:rsidRPr="00C274CD">
        <w:rPr>
          <w:rFonts w:ascii="Bookman Old Style" w:eastAsia="Bookman Old Style" w:hAnsi="Bookman Old Style"/>
          <w:color w:val="000000"/>
          <w:spacing w:val="-4"/>
          <w:sz w:val="17"/>
          <w:lang w:val="en-GB"/>
        </w:rPr>
        <w:t xml:space="preserve"> is not </w:t>
      </w:r>
      <w:commentRangeStart w:id="37"/>
      <w:r w:rsidRPr="00C274CD">
        <w:rPr>
          <w:rFonts w:ascii="Bookman Old Style" w:eastAsia="Bookman Old Style" w:hAnsi="Bookman Old Style"/>
          <w:color w:val="000000"/>
          <w:spacing w:val="-4"/>
          <w:sz w:val="17"/>
          <w:lang w:val="en-GB"/>
        </w:rPr>
        <w:t xml:space="preserve">characterized </w:t>
      </w:r>
      <w:commentRangeEnd w:id="37"/>
      <w:r w:rsidR="00C274CD">
        <w:rPr>
          <w:rStyle w:val="Kommentarzeichen"/>
        </w:rPr>
        <w:commentReference w:id="37"/>
      </w:r>
      <w:r w:rsidRPr="00C274CD">
        <w:rPr>
          <w:rFonts w:ascii="Bookman Old Style" w:eastAsia="Bookman Old Style" w:hAnsi="Bookman Old Style"/>
          <w:color w:val="000000"/>
          <w:spacing w:val="-4"/>
          <w:sz w:val="17"/>
          <w:lang w:val="en-GB"/>
        </w:rPr>
        <w:t xml:space="preserve">by simple centralization, but as institutional ambiguity. Control is distributed, yet the authority to resolve disagreement, define finality, and adapt the system remains embedded in a consortium of competing institutions. As the value settled on the platform grows, governance decisions become more economically significant and therefore more contested. Legal frameworks must specify not only normal operation, but also failure handling, validator disputes, emergency coordination, and the relationship between technical finality and legal finality, all </w:t>
      </w:r>
      <w:del w:id="38" w:author="Dear Michael" w:date="2026-05-20T14:45:00Z" w16du:dateUtc="2026-05-20T12:45:00Z">
        <w:r w:rsidRPr="00C274CD" w:rsidDel="00C274CD">
          <w:rPr>
            <w:rFonts w:ascii="Bookman Old Style" w:eastAsia="Bookman Old Style" w:hAnsi="Bookman Old Style"/>
            <w:color w:val="000000"/>
            <w:spacing w:val="-4"/>
            <w:sz w:val="17"/>
            <w:lang w:val="en-GB"/>
          </w:rPr>
          <w:delText xml:space="preserve">while </w:delText>
        </w:r>
      </w:del>
      <w:ins w:id="39" w:author="Dear Michael" w:date="2026-05-20T14:45:00Z" w16du:dateUtc="2026-05-20T12:45:00Z">
        <w:r w:rsidR="00C274CD">
          <w:rPr>
            <w:rFonts w:ascii="Bookman Old Style" w:eastAsia="Bookman Old Style" w:hAnsi="Bookman Old Style"/>
            <w:color w:val="000000"/>
            <w:spacing w:val="-4"/>
            <w:sz w:val="17"/>
            <w:lang w:val="en-GB"/>
          </w:rPr>
          <w:t xml:space="preserve">in the midst of </w:t>
        </w:r>
      </w:ins>
      <w:r w:rsidRPr="00C274CD">
        <w:rPr>
          <w:rFonts w:ascii="Bookman Old Style" w:eastAsia="Bookman Old Style" w:hAnsi="Bookman Old Style"/>
          <w:color w:val="000000"/>
          <w:spacing w:val="-4"/>
          <w:sz w:val="17"/>
          <w:lang w:val="en-GB"/>
        </w:rPr>
        <w:t>real-time operation</w:t>
      </w:r>
      <w:del w:id="40" w:author="Dear Michael" w:date="2026-05-20T14:45:00Z" w16du:dateUtc="2026-05-20T12:45:00Z">
        <w:r w:rsidRPr="00C274CD" w:rsidDel="00C274CD">
          <w:rPr>
            <w:rFonts w:ascii="Bookman Old Style" w:eastAsia="Bookman Old Style" w:hAnsi="Bookman Old Style"/>
            <w:color w:val="000000"/>
            <w:spacing w:val="-4"/>
            <w:sz w:val="17"/>
            <w:lang w:val="en-GB"/>
          </w:rPr>
          <w:delText xml:space="preserve"> persists</w:delText>
        </w:r>
      </w:del>
      <w:r w:rsidRPr="00C274CD">
        <w:rPr>
          <w:rFonts w:ascii="Bookman Old Style" w:eastAsia="Bookman Old Style" w:hAnsi="Bookman Old Style"/>
          <w:color w:val="000000"/>
          <w:spacing w:val="-4"/>
          <w:sz w:val="17"/>
          <w:lang w:val="en-GB"/>
        </w:rPr>
        <w:t xml:space="preserve">. This issue is not unique to </w:t>
      </w:r>
      <w:proofErr w:type="spellStart"/>
      <w:r w:rsidRPr="00C274CD">
        <w:rPr>
          <w:rFonts w:ascii="Bookman Old Style" w:eastAsia="Bookman Old Style" w:hAnsi="Bookman Old Style"/>
          <w:color w:val="000000"/>
          <w:spacing w:val="-4"/>
          <w:sz w:val="17"/>
          <w:lang w:val="en-GB"/>
        </w:rPr>
        <w:t>PoA</w:t>
      </w:r>
      <w:proofErr w:type="spellEnd"/>
      <w:r w:rsidRPr="00C274CD">
        <w:rPr>
          <w:rFonts w:ascii="Bookman Old Style" w:eastAsia="Bookman Old Style" w:hAnsi="Bookman Old Style"/>
          <w:color w:val="000000"/>
          <w:spacing w:val="-4"/>
          <w:sz w:val="17"/>
          <w:lang w:val="en-GB"/>
        </w:rPr>
        <w:t>, but it is particularly acute in authority-based financial-market DLTs that represent legally recognized payments, securities, or tokenized claims. Unresolved finality disputes may create spillovers beyond the platform itself and, in sufficiently large or interconnected infrastructures, may become a source of systemic risk.</w:t>
      </w:r>
    </w:p>
    <w:p w14:paraId="6DB09281" w14:textId="4327837D" w:rsidR="004041F0" w:rsidRPr="00C274CD" w:rsidRDefault="004018F1">
      <w:pPr>
        <w:spacing w:before="5" w:line="209" w:lineRule="exact"/>
        <w:ind w:left="720" w:right="720" w:firstLine="144"/>
        <w:jc w:val="both"/>
        <w:textAlignment w:val="baseline"/>
        <w:rPr>
          <w:rFonts w:ascii="Bookman Old Style" w:eastAsia="Bookman Old Style" w:hAnsi="Bookman Old Style"/>
          <w:color w:val="000000"/>
          <w:spacing w:val="-4"/>
          <w:sz w:val="17"/>
          <w:lang w:val="en-GB"/>
        </w:rPr>
      </w:pPr>
      <w:r w:rsidRPr="00C274CD">
        <w:rPr>
          <w:rFonts w:ascii="Bookman Old Style" w:eastAsia="Bookman Old Style" w:hAnsi="Bookman Old Style"/>
          <w:color w:val="000000"/>
          <w:spacing w:val="-4"/>
          <w:sz w:val="17"/>
          <w:lang w:val="en-GB"/>
        </w:rPr>
        <w:t xml:space="preserve">The paper contrasts these commercial-bank-operated configurations with neutral governance as an institutional benchmark. Real-Time Gross Settlement (RTGS) systems illustrate that a single authoritative operator can be compatible with financial-market infrastructure where the operator is neutral, has a public mandate, provides or settles in risk-free central bank money, and is supported by clear legal finality. The argument is therefore not that authority-based consensus is technically </w:t>
      </w:r>
      <w:r w:rsidR="00A97348" w:rsidRPr="00C274CD">
        <w:rPr>
          <w:rFonts w:ascii="Bookman Old Style" w:eastAsia="Bookman Old Style" w:hAnsi="Bookman Old Style"/>
          <w:color w:val="000000"/>
          <w:spacing w:val="-4"/>
          <w:sz w:val="17"/>
          <w:lang w:val="en-GB"/>
        </w:rPr>
        <w:t>unusable,</w:t>
      </w:r>
      <w:r w:rsidRPr="00C274CD">
        <w:rPr>
          <w:rFonts w:ascii="Bookman Old Style" w:eastAsia="Bookman Old Style" w:hAnsi="Bookman Old Style"/>
          <w:color w:val="000000"/>
          <w:spacing w:val="-4"/>
          <w:sz w:val="17"/>
          <w:lang w:val="en-GB"/>
        </w:rPr>
        <w:t xml:space="preserve"> or that centralized operation is always inappropriate. Rather, the institutional viability of </w:t>
      </w:r>
      <w:proofErr w:type="spellStart"/>
      <w:r w:rsidRPr="00C274CD">
        <w:rPr>
          <w:rFonts w:ascii="Bookman Old Style" w:eastAsia="Bookman Old Style" w:hAnsi="Bookman Old Style"/>
          <w:color w:val="000000"/>
          <w:spacing w:val="-4"/>
          <w:sz w:val="17"/>
          <w:lang w:val="en-GB"/>
        </w:rPr>
        <w:t>PoA</w:t>
      </w:r>
      <w:proofErr w:type="spellEnd"/>
      <w:r w:rsidRPr="00C274CD">
        <w:rPr>
          <w:rFonts w:ascii="Bookman Old Style" w:eastAsia="Bookman Old Style" w:hAnsi="Bookman Old Style"/>
          <w:color w:val="000000"/>
          <w:spacing w:val="-4"/>
          <w:sz w:val="17"/>
          <w:lang w:val="en-GB"/>
        </w:rPr>
        <w:t xml:space="preserve"> depends on the identity, mandate, and incentives of the authority. </w:t>
      </w:r>
      <w:proofErr w:type="spellStart"/>
      <w:r w:rsidRPr="00C274CD">
        <w:rPr>
          <w:rFonts w:ascii="Bookman Old Style" w:eastAsia="Bookman Old Style" w:hAnsi="Bookman Old Style"/>
          <w:color w:val="000000"/>
          <w:spacing w:val="-4"/>
          <w:sz w:val="17"/>
          <w:lang w:val="en-GB"/>
        </w:rPr>
        <w:t>PoA</w:t>
      </w:r>
      <w:proofErr w:type="spellEnd"/>
      <w:r w:rsidRPr="00C274CD">
        <w:rPr>
          <w:rFonts w:ascii="Bookman Old Style" w:eastAsia="Bookman Old Style" w:hAnsi="Bookman Old Style"/>
          <w:color w:val="000000"/>
          <w:spacing w:val="-4"/>
          <w:sz w:val="17"/>
          <w:lang w:val="en-GB"/>
        </w:rPr>
        <w:t xml:space="preserve"> and related </w:t>
      </w:r>
      <w:r w:rsidR="00A97348" w:rsidRPr="00C274CD">
        <w:rPr>
          <w:rFonts w:ascii="Bookman Old Style" w:eastAsia="Bookman Old Style" w:hAnsi="Bookman Old Style"/>
          <w:color w:val="000000"/>
          <w:spacing w:val="-4"/>
          <w:sz w:val="17"/>
          <w:lang w:val="en-GB"/>
        </w:rPr>
        <w:t>authority-based</w:t>
      </w:r>
      <w:r w:rsidRPr="00C274CD">
        <w:rPr>
          <w:rFonts w:ascii="Bookman Old Style" w:eastAsia="Bookman Old Style" w:hAnsi="Bookman Old Style"/>
          <w:color w:val="000000"/>
          <w:spacing w:val="-4"/>
          <w:sz w:val="17"/>
          <w:lang w:val="en-GB"/>
        </w:rPr>
        <w:t xml:space="preserve"> consensus models may be suitable under neutral public governance through a central bank or independent technical operation through an appropriate service provider. These consensus ap</w:t>
      </w:r>
      <w:r w:rsidRPr="00C274CD">
        <w:rPr>
          <w:rFonts w:ascii="Bookman Old Style" w:eastAsia="Bookman Old Style" w:hAnsi="Bookman Old Style"/>
          <w:color w:val="000000"/>
          <w:spacing w:val="-4"/>
          <w:sz w:val="17"/>
          <w:lang w:val="en-GB"/>
        </w:rPr>
        <w:softHyphen/>
        <w:t xml:space="preserve">proaches are structurally fragile when the validation authority is allocated to </w:t>
      </w:r>
      <w:ins w:id="41" w:author="Winter Heike" w:date="2026-05-20T12:58:00Z" w16du:dateUtc="2026-05-20T10:58:00Z">
        <w:r w:rsidR="001100E3" w:rsidRPr="00C274CD">
          <w:rPr>
            <w:rFonts w:ascii="Bookman Old Style" w:eastAsia="Bookman Old Style" w:hAnsi="Bookman Old Style"/>
            <w:color w:val="000000"/>
            <w:spacing w:val="-4"/>
            <w:sz w:val="17"/>
            <w:lang w:val="en-GB"/>
          </w:rPr>
          <w:t>private</w:t>
        </w:r>
      </w:ins>
      <w:ins w:id="42" w:author="Dear Michael" w:date="2026-05-20T14:45:00Z" w16du:dateUtc="2026-05-20T12:45:00Z">
        <w:r w:rsidR="00C274CD">
          <w:rPr>
            <w:rFonts w:ascii="Bookman Old Style" w:eastAsia="Bookman Old Style" w:hAnsi="Bookman Old Style"/>
            <w:color w:val="000000"/>
            <w:spacing w:val="-4"/>
            <w:sz w:val="17"/>
            <w:lang w:val="en-GB"/>
          </w:rPr>
          <w:t>-sector</w:t>
        </w:r>
      </w:ins>
      <w:ins w:id="43" w:author="Winter Heike" w:date="2026-05-20T12:58:00Z" w16du:dateUtc="2026-05-20T10:58:00Z">
        <w:r w:rsidR="001100E3" w:rsidRPr="00C274CD">
          <w:rPr>
            <w:rFonts w:ascii="Bookman Old Style" w:eastAsia="Bookman Old Style" w:hAnsi="Bookman Old Style"/>
            <w:color w:val="000000"/>
            <w:spacing w:val="-4"/>
            <w:sz w:val="17"/>
            <w:lang w:val="en-GB"/>
          </w:rPr>
          <w:t xml:space="preserve"> companies</w:t>
        </w:r>
      </w:ins>
      <w:del w:id="44" w:author="Winter Heike" w:date="2026-05-20T12:58:00Z" w16du:dateUtc="2026-05-20T10:58:00Z">
        <w:r w:rsidRPr="00C274CD" w:rsidDel="001100E3">
          <w:rPr>
            <w:rFonts w:ascii="Bookman Old Style" w:eastAsia="Bookman Old Style" w:hAnsi="Bookman Old Style"/>
            <w:color w:val="000000"/>
            <w:spacing w:val="-4"/>
            <w:sz w:val="17"/>
            <w:lang w:val="en-GB"/>
          </w:rPr>
          <w:delText>commercial banks</w:delText>
        </w:r>
      </w:del>
      <w:r w:rsidRPr="00C274CD">
        <w:rPr>
          <w:rFonts w:ascii="Bookman Old Style" w:eastAsia="Bookman Old Style" w:hAnsi="Bookman Old Style"/>
          <w:color w:val="000000"/>
          <w:spacing w:val="-4"/>
          <w:sz w:val="17"/>
          <w:lang w:val="en-GB"/>
        </w:rPr>
        <w:t xml:space="preserve"> competing in the same market. The contribution of the paper is to shift the assessment </w:t>
      </w:r>
      <w:r w:rsidR="00A97348" w:rsidRPr="00C274CD">
        <w:rPr>
          <w:rFonts w:ascii="Bookman Old Style" w:eastAsia="Bookman Old Style" w:hAnsi="Bookman Old Style"/>
          <w:color w:val="000000"/>
          <w:spacing w:val="-4"/>
          <w:sz w:val="17"/>
          <w:lang w:val="en-GB"/>
        </w:rPr>
        <w:t>of permissioned</w:t>
      </w:r>
      <w:r w:rsidRPr="00C274CD">
        <w:rPr>
          <w:rFonts w:ascii="Bookman Old Style" w:eastAsia="Bookman Old Style" w:hAnsi="Bookman Old Style"/>
          <w:color w:val="000000"/>
          <w:spacing w:val="-4"/>
          <w:sz w:val="17"/>
          <w:lang w:val="en-GB"/>
        </w:rPr>
        <w:t xml:space="preserve"> DLT consensus from technical performance to market structure, governance, and legal finality.</w:t>
      </w:r>
    </w:p>
    <w:p w14:paraId="29F159E6" w14:textId="77777777" w:rsidR="004041F0" w:rsidRPr="00C274CD" w:rsidRDefault="000A03BB">
      <w:pPr>
        <w:spacing w:before="109" w:after="1493" w:line="192" w:lineRule="exact"/>
        <w:ind w:left="720" w:right="720"/>
        <w:jc w:val="both"/>
        <w:textAlignment w:val="baseline"/>
        <w:rPr>
          <w:rFonts w:ascii="Bookman Old Style" w:eastAsia="Bookman Old Style" w:hAnsi="Bookman Old Style"/>
          <w:color w:val="000000"/>
          <w:w w:val="95"/>
          <w:sz w:val="17"/>
          <w:lang w:val="en-GB"/>
        </w:rPr>
      </w:pPr>
      <w:r w:rsidRPr="00C274CD">
        <w:rPr>
          <w:lang w:val="en-GB"/>
        </w:rPr>
        <w:pict w14:anchorId="4B244067">
          <v:line id="_x0000_s1027" style="position:absolute;left:0;text-align:left;z-index:251657728;mso-position-horizontal-relative:page;mso-position-vertical-relative:page" from="185.75pt,414pt" to="430.6pt,414pt" strokeweight=".7pt">
            <w10:wrap anchorx="page" anchory="page"/>
          </v:line>
        </w:pict>
      </w:r>
      <w:r w:rsidR="004018F1" w:rsidRPr="00C274CD">
        <w:rPr>
          <w:rFonts w:ascii="Bookman Old Style" w:eastAsia="Bookman Old Style" w:hAnsi="Bookman Old Style"/>
          <w:color w:val="000000"/>
          <w:w w:val="95"/>
          <w:sz w:val="17"/>
          <w:lang w:val="en-GB"/>
        </w:rPr>
        <w:t>Keywords: tokenization, proof-of-authority, consensus, blockchain, digital assets, smart contracts, financial market infrastructures</w:t>
      </w:r>
    </w:p>
    <w:p w14:paraId="2B1289EC" w14:textId="77777777" w:rsidR="004041F0" w:rsidRPr="00C274CD" w:rsidRDefault="004041F0">
      <w:pPr>
        <w:spacing w:before="109" w:after="1493" w:line="192" w:lineRule="exact"/>
        <w:rPr>
          <w:lang w:val="en-GB"/>
        </w:rPr>
        <w:sectPr w:rsidR="004041F0" w:rsidRPr="00C274CD">
          <w:pgSz w:w="12240" w:h="15840"/>
          <w:pgMar w:top="560" w:right="1339" w:bottom="1054" w:left="1441" w:header="720" w:footer="720" w:gutter="0"/>
          <w:cols w:space="720"/>
        </w:sectPr>
      </w:pPr>
    </w:p>
    <w:p w14:paraId="0141F383" w14:textId="77777777" w:rsidR="004041F0" w:rsidRPr="00C274CD" w:rsidRDefault="004018F1">
      <w:pPr>
        <w:numPr>
          <w:ilvl w:val="0"/>
          <w:numId w:val="1"/>
        </w:numPr>
        <w:tabs>
          <w:tab w:val="clear" w:pos="216"/>
          <w:tab w:val="left" w:pos="288"/>
        </w:tabs>
        <w:spacing w:line="208" w:lineRule="exact"/>
        <w:ind w:left="288" w:hanging="216"/>
        <w:jc w:val="both"/>
        <w:textAlignment w:val="baseline"/>
        <w:rPr>
          <w:rFonts w:ascii="Bookman Old Style" w:eastAsia="Bookman Old Style" w:hAnsi="Bookman Old Style"/>
          <w:color w:val="000000"/>
          <w:sz w:val="17"/>
          <w:lang w:val="en-GB"/>
        </w:rPr>
      </w:pPr>
      <w:r w:rsidRPr="00C274CD">
        <w:rPr>
          <w:rFonts w:ascii="Bookman Old Style" w:eastAsia="Bookman Old Style" w:hAnsi="Bookman Old Style"/>
          <w:color w:val="000000"/>
          <w:sz w:val="17"/>
          <w:lang w:val="en-GB"/>
        </w:rPr>
        <w:t>Bank for International Settlements,</w:t>
      </w:r>
      <w:hyperlink r:id="rId11">
        <w:r w:rsidRPr="00C274CD">
          <w:rPr>
            <w:rFonts w:ascii="Bookman Old Style" w:eastAsia="Bookman Old Style" w:hAnsi="Bookman Old Style"/>
            <w:i/>
            <w:color w:val="0000FF"/>
            <w:sz w:val="17"/>
            <w:u w:val="single"/>
            <w:lang w:val="en-GB"/>
          </w:rPr>
          <w:t xml:space="preserve"> The Next-Generation Monetary and Financial System</w:t>
        </w:r>
      </w:hyperlink>
      <w:r w:rsidRPr="00C274CD">
        <w:rPr>
          <w:rFonts w:ascii="Bookman Old Style" w:eastAsia="Bookman Old Style" w:hAnsi="Bookman Old Style"/>
          <w:color w:val="EB218A"/>
          <w:sz w:val="17"/>
          <w:lang w:val="en-GB"/>
        </w:rPr>
        <w:t>,</w:t>
      </w:r>
      <w:r w:rsidRPr="00C274CD">
        <w:rPr>
          <w:rFonts w:ascii="Bookman Old Style" w:eastAsia="Bookman Old Style" w:hAnsi="Bookman Old Style"/>
          <w:color w:val="000000"/>
          <w:sz w:val="17"/>
          <w:lang w:val="en-GB"/>
        </w:rPr>
        <w:t xml:space="preserve"> Tech. Rep. (Bank for International Settlements, 2025).</w:t>
      </w:r>
    </w:p>
    <w:p w14:paraId="5A2794B9" w14:textId="77777777" w:rsidR="004041F0" w:rsidRPr="00C274CD" w:rsidRDefault="004018F1">
      <w:pPr>
        <w:numPr>
          <w:ilvl w:val="0"/>
          <w:numId w:val="1"/>
        </w:numPr>
        <w:tabs>
          <w:tab w:val="clear" w:pos="216"/>
          <w:tab w:val="left" w:pos="288"/>
        </w:tabs>
        <w:spacing w:line="209" w:lineRule="exact"/>
        <w:ind w:left="288" w:hanging="216"/>
        <w:jc w:val="both"/>
        <w:textAlignment w:val="baseline"/>
        <w:rPr>
          <w:rFonts w:ascii="Bookman Old Style" w:eastAsia="Bookman Old Style" w:hAnsi="Bookman Old Style"/>
          <w:color w:val="000000"/>
          <w:sz w:val="17"/>
          <w:lang w:val="en-GB"/>
        </w:rPr>
      </w:pPr>
      <w:r w:rsidRPr="00C274CD">
        <w:rPr>
          <w:rFonts w:ascii="Bookman Old Style" w:eastAsia="Bookman Old Style" w:hAnsi="Bookman Old Style"/>
          <w:color w:val="000000"/>
          <w:sz w:val="17"/>
          <w:lang w:val="en-GB"/>
        </w:rPr>
        <w:t>Organisation for Economic Co-operation and Develop</w:t>
      </w:r>
      <w:r w:rsidRPr="00C274CD">
        <w:rPr>
          <w:rFonts w:ascii="Bookman Old Style" w:eastAsia="Bookman Old Style" w:hAnsi="Bookman Old Style"/>
          <w:color w:val="000000"/>
          <w:sz w:val="17"/>
          <w:lang w:val="en-GB"/>
        </w:rPr>
        <w:softHyphen/>
        <w:t>ment,</w:t>
      </w:r>
      <w:r w:rsidRPr="00C274CD">
        <w:rPr>
          <w:rFonts w:ascii="Bookman Old Style" w:eastAsia="Bookman Old Style" w:hAnsi="Bookman Old Style"/>
          <w:i/>
          <w:color w:val="EB218A"/>
          <w:sz w:val="17"/>
          <w:lang w:val="en-GB"/>
        </w:rPr>
        <w:t xml:space="preserve"> </w:t>
      </w:r>
      <w:hyperlink r:id="rId12">
        <w:r w:rsidRPr="00C274CD">
          <w:rPr>
            <w:rFonts w:ascii="Bookman Old Style" w:eastAsia="Bookman Old Style" w:hAnsi="Bookman Old Style"/>
            <w:i/>
            <w:color w:val="0000FF"/>
            <w:sz w:val="17"/>
            <w:u w:val="single"/>
            <w:lang w:val="en-GB"/>
          </w:rPr>
          <w:t>Tokenisation of Assets and Distributed Ledger Technologies in Financial Markets</w:t>
        </w:r>
      </w:hyperlink>
      <w:r w:rsidRPr="00C274CD">
        <w:rPr>
          <w:rFonts w:ascii="Bookman Old Style" w:eastAsia="Bookman Old Style" w:hAnsi="Bookman Old Style"/>
          <w:color w:val="EB218A"/>
          <w:sz w:val="17"/>
          <w:lang w:val="en-GB"/>
        </w:rPr>
        <w:t>,</w:t>
      </w:r>
      <w:r w:rsidRPr="00C274CD">
        <w:rPr>
          <w:rFonts w:ascii="Bookman Old Style" w:eastAsia="Bookman Old Style" w:hAnsi="Bookman Old Style"/>
          <w:color w:val="000000"/>
          <w:sz w:val="17"/>
          <w:lang w:val="en-GB"/>
        </w:rPr>
        <w:t xml:space="preserve"> Tech. Rep. (OECD, 2024).</w:t>
      </w:r>
    </w:p>
    <w:p w14:paraId="3B815686" w14:textId="77777777" w:rsidR="004041F0" w:rsidRPr="00C274CD" w:rsidRDefault="004018F1">
      <w:pPr>
        <w:numPr>
          <w:ilvl w:val="0"/>
          <w:numId w:val="1"/>
        </w:numPr>
        <w:tabs>
          <w:tab w:val="clear" w:pos="216"/>
          <w:tab w:val="left" w:pos="288"/>
        </w:tabs>
        <w:spacing w:before="1" w:line="209" w:lineRule="exact"/>
        <w:ind w:left="288" w:hanging="216"/>
        <w:jc w:val="both"/>
        <w:textAlignment w:val="baseline"/>
        <w:rPr>
          <w:rFonts w:ascii="Bookman Old Style" w:eastAsia="Bookman Old Style" w:hAnsi="Bookman Old Style"/>
          <w:color w:val="000000"/>
          <w:spacing w:val="-4"/>
          <w:sz w:val="17"/>
          <w:lang w:val="en-GB"/>
        </w:rPr>
      </w:pPr>
      <w:r w:rsidRPr="00C274CD">
        <w:rPr>
          <w:rFonts w:ascii="Bookman Old Style" w:eastAsia="Bookman Old Style" w:hAnsi="Bookman Old Style"/>
          <w:color w:val="000000"/>
          <w:spacing w:val="-4"/>
          <w:sz w:val="17"/>
          <w:lang w:val="en-GB"/>
        </w:rPr>
        <w:t xml:space="preserve">Committee on Payments and Market Infrastructures and International Organization of Securities Commissions, </w:t>
      </w:r>
      <w:hyperlink r:id="rId13">
        <w:r w:rsidRPr="00C274CD">
          <w:rPr>
            <w:rFonts w:ascii="Bookman Old Style" w:eastAsia="Bookman Old Style" w:hAnsi="Bookman Old Style"/>
            <w:i/>
            <w:color w:val="0000FF"/>
            <w:spacing w:val="-4"/>
            <w:sz w:val="17"/>
            <w:u w:val="single"/>
            <w:lang w:val="en-GB"/>
          </w:rPr>
          <w:t>Distributed Ledger Technology in Payment, Clearing and Settlement: An Analytical Framework</w:t>
        </w:r>
      </w:hyperlink>
      <w:r w:rsidRPr="00C274CD">
        <w:rPr>
          <w:rFonts w:ascii="Bookman Old Style" w:eastAsia="Bookman Old Style" w:hAnsi="Bookman Old Style"/>
          <w:color w:val="EB218A"/>
          <w:spacing w:val="-4"/>
          <w:sz w:val="17"/>
          <w:lang w:val="en-GB"/>
        </w:rPr>
        <w:t>,</w:t>
      </w:r>
      <w:r w:rsidRPr="00C274CD">
        <w:rPr>
          <w:rFonts w:ascii="Bookman Old Style" w:eastAsia="Bookman Old Style" w:hAnsi="Bookman Old Style"/>
          <w:color w:val="000000"/>
          <w:spacing w:val="-4"/>
          <w:sz w:val="17"/>
          <w:lang w:val="en-GB"/>
        </w:rPr>
        <w:t xml:space="preserve"> Tech. Rep. (Bank for International Settlements, 2017).</w:t>
      </w:r>
    </w:p>
    <w:p w14:paraId="6BE12566" w14:textId="77777777" w:rsidR="004041F0" w:rsidRPr="00C274CD" w:rsidRDefault="004018F1">
      <w:pPr>
        <w:numPr>
          <w:ilvl w:val="0"/>
          <w:numId w:val="1"/>
        </w:numPr>
        <w:tabs>
          <w:tab w:val="clear" w:pos="216"/>
          <w:tab w:val="left" w:pos="288"/>
        </w:tabs>
        <w:spacing w:before="2" w:line="209" w:lineRule="exact"/>
        <w:ind w:left="288" w:hanging="216"/>
        <w:jc w:val="both"/>
        <w:textAlignment w:val="baseline"/>
        <w:rPr>
          <w:rFonts w:ascii="Bookman Old Style" w:eastAsia="Bookman Old Style" w:hAnsi="Bookman Old Style"/>
          <w:color w:val="000000"/>
          <w:spacing w:val="-4"/>
          <w:sz w:val="17"/>
          <w:lang w:val="en-GB"/>
        </w:rPr>
      </w:pPr>
      <w:r w:rsidRPr="00C274CD">
        <w:rPr>
          <w:rFonts w:ascii="Bookman Old Style" w:eastAsia="Bookman Old Style" w:hAnsi="Bookman Old Style"/>
          <w:color w:val="000000"/>
          <w:spacing w:val="-4"/>
          <w:sz w:val="17"/>
          <w:lang w:val="en-GB"/>
        </w:rPr>
        <w:t>European Central Bank,</w:t>
      </w:r>
      <w:r w:rsidRPr="00C274CD">
        <w:rPr>
          <w:rFonts w:ascii="Bookman Old Style" w:eastAsia="Bookman Old Style" w:hAnsi="Bookman Old Style"/>
          <w:i/>
          <w:color w:val="EB218A"/>
          <w:spacing w:val="-4"/>
          <w:sz w:val="17"/>
          <w:lang w:val="en-GB"/>
        </w:rPr>
        <w:t xml:space="preserve"> </w:t>
      </w:r>
      <w:hyperlink r:id="rId14">
        <w:r w:rsidRPr="00C274CD">
          <w:rPr>
            <w:rFonts w:ascii="Bookman Old Style" w:eastAsia="Bookman Old Style" w:hAnsi="Bookman Old Style"/>
            <w:i/>
            <w:color w:val="0000FF"/>
            <w:spacing w:val="-4"/>
            <w:sz w:val="17"/>
            <w:u w:val="single"/>
            <w:lang w:val="en-GB"/>
          </w:rPr>
          <w:t>Distributed Ledger Technologies in Securities Post-Trading</w:t>
        </w:r>
      </w:hyperlink>
      <w:r w:rsidRPr="00C274CD">
        <w:rPr>
          <w:rFonts w:ascii="Bookman Old Style" w:eastAsia="Bookman Old Style" w:hAnsi="Bookman Old Style"/>
          <w:color w:val="EB218A"/>
          <w:spacing w:val="-4"/>
          <w:sz w:val="17"/>
          <w:lang w:val="en-GB"/>
        </w:rPr>
        <w:t>,</w:t>
      </w:r>
      <w:r w:rsidRPr="00C274CD">
        <w:rPr>
          <w:rFonts w:ascii="Bookman Old Style" w:eastAsia="Bookman Old Style" w:hAnsi="Bookman Old Style"/>
          <w:color w:val="000000"/>
          <w:spacing w:val="-4"/>
          <w:sz w:val="17"/>
          <w:lang w:val="en-GB"/>
        </w:rPr>
        <w:t xml:space="preserve"> Tech. Rep. 172 (European Central Bank, 2016).</w:t>
      </w:r>
    </w:p>
    <w:p w14:paraId="3764A846" w14:textId="77777777" w:rsidR="004041F0" w:rsidRPr="00C274CD" w:rsidRDefault="004018F1">
      <w:pPr>
        <w:numPr>
          <w:ilvl w:val="0"/>
          <w:numId w:val="1"/>
        </w:numPr>
        <w:tabs>
          <w:tab w:val="clear" w:pos="216"/>
          <w:tab w:val="left" w:pos="288"/>
        </w:tabs>
        <w:spacing w:before="4" w:line="209" w:lineRule="exact"/>
        <w:ind w:left="288" w:hanging="216"/>
        <w:jc w:val="both"/>
        <w:textAlignment w:val="baseline"/>
        <w:rPr>
          <w:rFonts w:ascii="Bookman Old Style" w:eastAsia="Bookman Old Style" w:hAnsi="Bookman Old Style"/>
          <w:color w:val="000000"/>
          <w:sz w:val="17"/>
          <w:lang w:val="en-GB"/>
        </w:rPr>
      </w:pPr>
      <w:r w:rsidRPr="00C274CD">
        <w:rPr>
          <w:rFonts w:ascii="Bookman Old Style" w:eastAsia="Bookman Old Style" w:hAnsi="Bookman Old Style"/>
          <w:color w:val="000000"/>
          <w:sz w:val="17"/>
          <w:lang w:val="en-GB"/>
        </w:rPr>
        <w:t>Bank for International Settlements,</w:t>
      </w:r>
      <w:r w:rsidRPr="00C274CD">
        <w:rPr>
          <w:rFonts w:ascii="Bookman Old Style" w:eastAsia="Bookman Old Style" w:hAnsi="Bookman Old Style"/>
          <w:i/>
          <w:color w:val="EB218A"/>
          <w:sz w:val="17"/>
          <w:lang w:val="en-GB"/>
        </w:rPr>
        <w:t xml:space="preserve"> </w:t>
      </w:r>
      <w:hyperlink r:id="rId15">
        <w:r w:rsidRPr="00C274CD">
          <w:rPr>
            <w:rFonts w:ascii="Bookman Old Style" w:eastAsia="Bookman Old Style" w:hAnsi="Bookman Old Style"/>
            <w:i/>
            <w:color w:val="0000FF"/>
            <w:sz w:val="17"/>
            <w:u w:val="single"/>
            <w:lang w:val="en-GB"/>
          </w:rPr>
          <w:t>Blueprint for the Fu</w:t>
        </w:r>
        <w:r w:rsidRPr="00C274CD">
          <w:rPr>
            <w:rFonts w:ascii="Bookman Old Style" w:eastAsia="Bookman Old Style" w:hAnsi="Bookman Old Style"/>
            <w:i/>
            <w:color w:val="0000FF"/>
            <w:sz w:val="17"/>
            <w:u w:val="single"/>
            <w:lang w:val="en-GB"/>
          </w:rPr>
          <w:softHyphen/>
        </w:r>
      </w:hyperlink>
      <w:hyperlink r:id="rId16">
        <w:r w:rsidRPr="00C274CD">
          <w:rPr>
            <w:rFonts w:ascii="Bookman Old Style" w:eastAsia="Bookman Old Style" w:hAnsi="Bookman Old Style"/>
            <w:i/>
            <w:color w:val="0000FF"/>
            <w:sz w:val="17"/>
            <w:u w:val="single"/>
            <w:lang w:val="en-GB"/>
          </w:rPr>
          <w:t>ture Monetary System: Improving the Old, Enabling the New</w:t>
        </w:r>
      </w:hyperlink>
      <w:r w:rsidRPr="00C274CD">
        <w:rPr>
          <w:rFonts w:ascii="Bookman Old Style" w:eastAsia="Bookman Old Style" w:hAnsi="Bookman Old Style"/>
          <w:color w:val="EB218A"/>
          <w:sz w:val="17"/>
          <w:lang w:val="en-GB"/>
        </w:rPr>
        <w:t>,</w:t>
      </w:r>
      <w:r w:rsidRPr="00C274CD">
        <w:rPr>
          <w:rFonts w:ascii="Bookman Old Style" w:eastAsia="Bookman Old Style" w:hAnsi="Bookman Old Style"/>
          <w:color w:val="000000"/>
          <w:sz w:val="17"/>
          <w:lang w:val="en-GB"/>
        </w:rPr>
        <w:t xml:space="preserve"> Tech. Rep. (Bank for International Settlements, 2023).</w:t>
      </w:r>
    </w:p>
    <w:p w14:paraId="2B9866C3" w14:textId="77777777" w:rsidR="004041F0" w:rsidRPr="00C274CD" w:rsidRDefault="004018F1">
      <w:pPr>
        <w:numPr>
          <w:ilvl w:val="0"/>
          <w:numId w:val="1"/>
        </w:numPr>
        <w:tabs>
          <w:tab w:val="clear" w:pos="216"/>
          <w:tab w:val="left" w:pos="288"/>
        </w:tabs>
        <w:spacing w:line="208" w:lineRule="exact"/>
        <w:ind w:left="288" w:hanging="216"/>
        <w:jc w:val="both"/>
        <w:textAlignment w:val="baseline"/>
        <w:rPr>
          <w:rFonts w:ascii="Bookman Old Style" w:eastAsia="Bookman Old Style" w:hAnsi="Bookman Old Style"/>
          <w:color w:val="000000"/>
          <w:sz w:val="17"/>
          <w:lang w:val="en-GB"/>
        </w:rPr>
      </w:pPr>
      <w:r w:rsidRPr="00C274CD">
        <w:rPr>
          <w:rFonts w:ascii="Bookman Old Style" w:eastAsia="Bookman Old Style" w:hAnsi="Bookman Old Style"/>
          <w:color w:val="000000"/>
          <w:sz w:val="17"/>
          <w:lang w:val="en-GB"/>
        </w:rPr>
        <w:t xml:space="preserve">Hong Kong Monetary Authority and Bank of Thailand, </w:t>
      </w:r>
      <w:hyperlink r:id="rId17">
        <w:r w:rsidRPr="00C274CD">
          <w:rPr>
            <w:rFonts w:ascii="Bookman Old Style" w:eastAsia="Bookman Old Style" w:hAnsi="Bookman Old Style"/>
            <w:i/>
            <w:color w:val="0000FF"/>
            <w:sz w:val="17"/>
            <w:u w:val="single"/>
            <w:lang w:val="en-GB"/>
          </w:rPr>
          <w:t>Inthanon-</w:t>
        </w:r>
        <w:proofErr w:type="spellStart"/>
        <w:r w:rsidRPr="00C274CD">
          <w:rPr>
            <w:rFonts w:ascii="Bookman Old Style" w:eastAsia="Bookman Old Style" w:hAnsi="Bookman Old Style"/>
            <w:i/>
            <w:color w:val="0000FF"/>
            <w:sz w:val="17"/>
            <w:u w:val="single"/>
            <w:lang w:val="en-GB"/>
          </w:rPr>
          <w:t>LionRock</w:t>
        </w:r>
        <w:proofErr w:type="spellEnd"/>
        <w:r w:rsidRPr="00C274CD">
          <w:rPr>
            <w:rFonts w:ascii="Bookman Old Style" w:eastAsia="Bookman Old Style" w:hAnsi="Bookman Old Style"/>
            <w:i/>
            <w:color w:val="0000FF"/>
            <w:sz w:val="17"/>
            <w:u w:val="single"/>
            <w:lang w:val="en-GB"/>
          </w:rPr>
          <w:t>: Leveraging Distributed Ledger Tech</w:t>
        </w:r>
        <w:r w:rsidRPr="00C274CD">
          <w:rPr>
            <w:rFonts w:ascii="Bookman Old Style" w:eastAsia="Bookman Old Style" w:hAnsi="Bookman Old Style"/>
            <w:i/>
            <w:color w:val="0000FF"/>
            <w:sz w:val="17"/>
            <w:u w:val="single"/>
            <w:lang w:val="en-GB"/>
          </w:rPr>
          <w:softHyphen/>
        </w:r>
      </w:hyperlink>
      <w:hyperlink r:id="rId18">
        <w:r w:rsidRPr="00C274CD">
          <w:rPr>
            <w:rFonts w:ascii="Bookman Old Style" w:eastAsia="Bookman Old Style" w:hAnsi="Bookman Old Style"/>
            <w:i/>
            <w:color w:val="0000FF"/>
            <w:sz w:val="17"/>
            <w:u w:val="single"/>
            <w:lang w:val="en-GB"/>
          </w:rPr>
          <w:t>nology to Increase Efficiency in Cross-Border Payments</w:t>
        </w:r>
      </w:hyperlink>
      <w:r w:rsidRPr="00C274CD">
        <w:rPr>
          <w:rFonts w:ascii="Bookman Old Style" w:eastAsia="Bookman Old Style" w:hAnsi="Bookman Old Style"/>
          <w:color w:val="EB218A"/>
          <w:sz w:val="17"/>
          <w:lang w:val="en-GB"/>
        </w:rPr>
        <w:t xml:space="preserve">, </w:t>
      </w:r>
      <w:r w:rsidRPr="00C274CD">
        <w:rPr>
          <w:rFonts w:ascii="Bookman Old Style" w:eastAsia="Bookman Old Style" w:hAnsi="Bookman Old Style"/>
          <w:color w:val="000000"/>
          <w:sz w:val="17"/>
          <w:lang w:val="en-GB"/>
        </w:rPr>
        <w:t>Tech. Rep. (Hong Kong Monetary Authority and Bank of Thailand, 2020).</w:t>
      </w:r>
    </w:p>
    <w:p w14:paraId="10AB1ECF" w14:textId="77777777" w:rsidR="004041F0" w:rsidRPr="00C274CD" w:rsidRDefault="000A03BB">
      <w:pPr>
        <w:spacing w:before="504" w:line="143" w:lineRule="exact"/>
        <w:ind w:left="72"/>
        <w:textAlignment w:val="baseline"/>
        <w:rPr>
          <w:rFonts w:ascii="Bookman Old Style" w:eastAsia="Bookman Old Style" w:hAnsi="Bookman Old Style"/>
          <w:color w:val="000000"/>
          <w:spacing w:val="-6"/>
          <w:w w:val="95"/>
          <w:sz w:val="13"/>
          <w:lang w:val="en-GB"/>
        </w:rPr>
      </w:pPr>
      <w:r w:rsidRPr="00C274CD">
        <w:rPr>
          <w:lang w:val="en-GB"/>
        </w:rPr>
        <w:pict w14:anchorId="48C780A4">
          <v:line id="_x0000_s1026" style="position:absolute;left:0;text-align:left;z-index:251658752;mso-position-horizontal-relative:page;mso-position-vertical-relative:page" from="54pt,694.3pt" to="90.3pt,694.3pt" strokeweight=".5pt">
            <w10:wrap anchorx="page" anchory="page"/>
          </v:line>
        </w:pict>
      </w:r>
      <w:r w:rsidR="004018F1" w:rsidRPr="00C274CD">
        <w:rPr>
          <w:rFonts w:ascii="Bookman Old Style" w:eastAsia="Bookman Old Style" w:hAnsi="Bookman Old Style"/>
          <w:color w:val="000000"/>
          <w:spacing w:val="-6"/>
          <w:w w:val="95"/>
          <w:sz w:val="13"/>
          <w:lang w:val="en-GB"/>
        </w:rPr>
        <w:t>∗</w:t>
      </w:r>
      <w:r w:rsidR="004018F1" w:rsidRPr="00C274CD">
        <w:rPr>
          <w:rFonts w:ascii="Bookman Old Style" w:eastAsia="Bookman Old Style" w:hAnsi="Bookman Old Style"/>
          <w:color w:val="EB218A"/>
          <w:spacing w:val="-6"/>
          <w:w w:val="95"/>
          <w:sz w:val="17"/>
          <w:lang w:val="en-GB"/>
        </w:rPr>
        <w:t xml:space="preserve"> </w:t>
      </w:r>
      <w:hyperlink r:id="rId19">
        <w:r w:rsidR="004018F1" w:rsidRPr="00C274CD">
          <w:rPr>
            <w:rFonts w:ascii="Bookman Old Style" w:eastAsia="Bookman Old Style" w:hAnsi="Bookman Old Style"/>
            <w:color w:val="0000FF"/>
            <w:spacing w:val="-6"/>
            <w:w w:val="95"/>
            <w:sz w:val="17"/>
            <w:u w:val="single"/>
            <w:lang w:val="en-GB"/>
          </w:rPr>
          <w:t>marc.winstel@bundesbank.de</w:t>
        </w:r>
      </w:hyperlink>
      <w:r w:rsidR="004018F1" w:rsidRPr="00C274CD">
        <w:rPr>
          <w:rFonts w:ascii="Bookman Old Style" w:eastAsia="Bookman Old Style" w:hAnsi="Bookman Old Style"/>
          <w:color w:val="EB218A"/>
          <w:spacing w:val="-6"/>
          <w:w w:val="95"/>
          <w:sz w:val="17"/>
          <w:lang w:val="en-GB"/>
        </w:rPr>
        <w:t xml:space="preserve"> </w:t>
      </w:r>
    </w:p>
    <w:p w14:paraId="0FC9A81F" w14:textId="77777777" w:rsidR="004041F0" w:rsidRPr="00C274CD" w:rsidRDefault="004018F1">
      <w:pPr>
        <w:numPr>
          <w:ilvl w:val="0"/>
          <w:numId w:val="1"/>
        </w:numPr>
        <w:tabs>
          <w:tab w:val="left" w:pos="360"/>
        </w:tabs>
        <w:spacing w:line="208" w:lineRule="exact"/>
        <w:ind w:left="360" w:hanging="360"/>
        <w:jc w:val="both"/>
        <w:textAlignment w:val="baseline"/>
        <w:rPr>
          <w:rFonts w:ascii="Bookman Old Style" w:eastAsia="Bookman Old Style" w:hAnsi="Bookman Old Style"/>
          <w:color w:val="000000"/>
          <w:sz w:val="17"/>
          <w:lang w:val="en-GB"/>
        </w:rPr>
      </w:pPr>
      <w:r w:rsidRPr="00C274CD">
        <w:rPr>
          <w:lang w:val="en-GB"/>
        </w:rPr>
        <w:br w:type="column"/>
      </w:r>
      <w:r w:rsidRPr="00C274CD">
        <w:rPr>
          <w:rFonts w:ascii="Bookman Old Style" w:eastAsia="Bookman Old Style" w:hAnsi="Bookman Old Style"/>
          <w:color w:val="000000"/>
          <w:sz w:val="17"/>
          <w:lang w:val="en-GB"/>
        </w:rPr>
        <w:t>Bank for International Settlements,</w:t>
      </w:r>
      <w:r w:rsidRPr="00C274CD">
        <w:rPr>
          <w:rFonts w:ascii="Bookman Old Style" w:eastAsia="Bookman Old Style" w:hAnsi="Bookman Old Style"/>
          <w:i/>
          <w:color w:val="EB218A"/>
          <w:sz w:val="17"/>
          <w:lang w:val="en-GB"/>
        </w:rPr>
        <w:t xml:space="preserve"> </w:t>
      </w:r>
      <w:hyperlink r:id="rId20">
        <w:r w:rsidRPr="00C274CD">
          <w:rPr>
            <w:rFonts w:ascii="Bookman Old Style" w:eastAsia="Bookman Old Style" w:hAnsi="Bookman Old Style"/>
            <w:i/>
            <w:color w:val="0000FF"/>
            <w:sz w:val="17"/>
            <w:u w:val="single"/>
            <w:lang w:val="en-GB"/>
          </w:rPr>
          <w:t xml:space="preserve">Project </w:t>
        </w:r>
        <w:proofErr w:type="spellStart"/>
        <w:r w:rsidRPr="00C274CD">
          <w:rPr>
            <w:rFonts w:ascii="Bookman Old Style" w:eastAsia="Bookman Old Style" w:hAnsi="Bookman Old Style"/>
            <w:i/>
            <w:color w:val="0000FF"/>
            <w:sz w:val="17"/>
            <w:u w:val="single"/>
            <w:lang w:val="en-GB"/>
          </w:rPr>
          <w:t>mBridge</w:t>
        </w:r>
        <w:proofErr w:type="spellEnd"/>
        <w:r w:rsidRPr="00C274CD">
          <w:rPr>
            <w:rFonts w:ascii="Bookman Old Style" w:eastAsia="Bookman Old Style" w:hAnsi="Bookman Old Style"/>
            <w:i/>
            <w:color w:val="0000FF"/>
            <w:sz w:val="17"/>
            <w:u w:val="single"/>
            <w:lang w:val="en-GB"/>
          </w:rPr>
          <w:t>: Connecting Economies Through CBDC</w:t>
        </w:r>
      </w:hyperlink>
      <w:r w:rsidRPr="00C274CD">
        <w:rPr>
          <w:rFonts w:ascii="Bookman Old Style" w:eastAsia="Bookman Old Style" w:hAnsi="Bookman Old Style"/>
          <w:color w:val="EB218A"/>
          <w:sz w:val="17"/>
          <w:lang w:val="en-GB"/>
        </w:rPr>
        <w:t>,</w:t>
      </w:r>
      <w:r w:rsidRPr="00C274CD">
        <w:rPr>
          <w:rFonts w:ascii="Bookman Old Style" w:eastAsia="Bookman Old Style" w:hAnsi="Bookman Old Style"/>
          <w:color w:val="000000"/>
          <w:sz w:val="17"/>
          <w:lang w:val="en-GB"/>
        </w:rPr>
        <w:t xml:space="preserve"> Tech. Rep. (BIS Innovation Hub, 2022).</w:t>
      </w:r>
    </w:p>
    <w:p w14:paraId="46435439" w14:textId="77777777" w:rsidR="004041F0" w:rsidRPr="00C274CD" w:rsidRDefault="004018F1">
      <w:pPr>
        <w:numPr>
          <w:ilvl w:val="0"/>
          <w:numId w:val="1"/>
        </w:numPr>
        <w:tabs>
          <w:tab w:val="left" w:pos="360"/>
        </w:tabs>
        <w:spacing w:before="2" w:line="209" w:lineRule="exact"/>
        <w:ind w:left="360" w:hanging="360"/>
        <w:jc w:val="both"/>
        <w:textAlignment w:val="baseline"/>
        <w:rPr>
          <w:rFonts w:ascii="Bookman Old Style" w:eastAsia="Bookman Old Style" w:hAnsi="Bookman Old Style"/>
          <w:color w:val="000000"/>
          <w:spacing w:val="-4"/>
          <w:sz w:val="17"/>
          <w:lang w:val="en-GB"/>
        </w:rPr>
      </w:pPr>
      <w:r w:rsidRPr="00C274CD">
        <w:rPr>
          <w:rFonts w:ascii="Bookman Old Style" w:eastAsia="Bookman Old Style" w:hAnsi="Bookman Old Style"/>
          <w:color w:val="000000"/>
          <w:spacing w:val="-4"/>
          <w:sz w:val="17"/>
          <w:lang w:val="en-GB"/>
        </w:rPr>
        <w:t>Federal Reserve Bank of New York,</w:t>
      </w:r>
      <w:r w:rsidRPr="00C274CD">
        <w:rPr>
          <w:rFonts w:ascii="Bookman Old Style" w:eastAsia="Bookman Old Style" w:hAnsi="Bookman Old Style"/>
          <w:i/>
          <w:color w:val="EB218A"/>
          <w:spacing w:val="-4"/>
          <w:sz w:val="17"/>
          <w:lang w:val="en-GB"/>
        </w:rPr>
        <w:t xml:space="preserve"> </w:t>
      </w:r>
      <w:hyperlink r:id="rId21">
        <w:r w:rsidRPr="00C274CD">
          <w:rPr>
            <w:rFonts w:ascii="Bookman Old Style" w:eastAsia="Bookman Old Style" w:hAnsi="Bookman Old Style"/>
            <w:i/>
            <w:color w:val="0000FF"/>
            <w:spacing w:val="-4"/>
            <w:sz w:val="17"/>
            <w:u w:val="single"/>
            <w:lang w:val="en-GB"/>
          </w:rPr>
          <w:t>Project Cedar Phase I Technical Appendix</w:t>
        </w:r>
      </w:hyperlink>
      <w:r w:rsidRPr="00C274CD">
        <w:rPr>
          <w:rFonts w:ascii="Bookman Old Style" w:eastAsia="Bookman Old Style" w:hAnsi="Bookman Old Style"/>
          <w:color w:val="EB218A"/>
          <w:spacing w:val="-4"/>
          <w:sz w:val="17"/>
          <w:lang w:val="en-GB"/>
        </w:rPr>
        <w:t>,</w:t>
      </w:r>
      <w:r w:rsidRPr="00C274CD">
        <w:rPr>
          <w:rFonts w:ascii="Bookman Old Style" w:eastAsia="Bookman Old Style" w:hAnsi="Bookman Old Style"/>
          <w:color w:val="000000"/>
          <w:spacing w:val="-4"/>
          <w:sz w:val="17"/>
          <w:lang w:val="en-GB"/>
        </w:rPr>
        <w:t xml:space="preserve"> Tech. Rep. (New York Innovation </w:t>
      </w:r>
      <w:proofErr w:type="spellStart"/>
      <w:r w:rsidRPr="00C274CD">
        <w:rPr>
          <w:rFonts w:ascii="Bookman Old Style" w:eastAsia="Bookman Old Style" w:hAnsi="Bookman Old Style"/>
          <w:color w:val="000000"/>
          <w:spacing w:val="-4"/>
          <w:sz w:val="17"/>
          <w:lang w:val="en-GB"/>
        </w:rPr>
        <w:t>Center</w:t>
      </w:r>
      <w:proofErr w:type="spellEnd"/>
      <w:r w:rsidRPr="00C274CD">
        <w:rPr>
          <w:rFonts w:ascii="Bookman Old Style" w:eastAsia="Bookman Old Style" w:hAnsi="Bookman Old Style"/>
          <w:color w:val="000000"/>
          <w:spacing w:val="-4"/>
          <w:sz w:val="17"/>
          <w:lang w:val="en-GB"/>
        </w:rPr>
        <w:t>, 2022).</w:t>
      </w:r>
    </w:p>
    <w:p w14:paraId="2002F9EF" w14:textId="1AC788A1" w:rsidR="004041F0" w:rsidRPr="00C274CD" w:rsidRDefault="004018F1">
      <w:pPr>
        <w:numPr>
          <w:ilvl w:val="0"/>
          <w:numId w:val="1"/>
        </w:numPr>
        <w:tabs>
          <w:tab w:val="left" w:pos="360"/>
        </w:tabs>
        <w:spacing w:before="2" w:line="209" w:lineRule="exact"/>
        <w:ind w:left="360" w:hanging="360"/>
        <w:jc w:val="both"/>
        <w:textAlignment w:val="baseline"/>
        <w:rPr>
          <w:rFonts w:ascii="Bookman Old Style" w:eastAsia="Bookman Old Style" w:hAnsi="Bookman Old Style"/>
          <w:color w:val="000000"/>
          <w:spacing w:val="-4"/>
          <w:w w:val="95"/>
          <w:sz w:val="17"/>
          <w:lang w:val="en-GB"/>
        </w:rPr>
      </w:pPr>
      <w:r w:rsidRPr="00C274CD">
        <w:rPr>
          <w:rFonts w:ascii="Bookman Old Style" w:eastAsia="Bookman Old Style" w:hAnsi="Bookman Old Style"/>
          <w:color w:val="000000"/>
          <w:spacing w:val="-4"/>
          <w:w w:val="95"/>
          <w:sz w:val="17"/>
          <w:lang w:val="en-GB"/>
        </w:rPr>
        <w:t xml:space="preserve">Bank for International Settlements, </w:t>
      </w:r>
      <w:del w:id="45" w:author="Dear Michael" w:date="2026-05-20T14:49:00Z" w16du:dateUtc="2026-05-20T12:49:00Z">
        <w:r w:rsidRPr="00C274CD" w:rsidDel="00932C77">
          <w:rPr>
            <w:rFonts w:ascii="Bookman Old Style" w:eastAsia="Bookman Old Style" w:hAnsi="Bookman Old Style"/>
            <w:color w:val="000000"/>
            <w:spacing w:val="-4"/>
            <w:w w:val="95"/>
            <w:sz w:val="17"/>
            <w:lang w:val="en-GB"/>
          </w:rPr>
          <w:delText>B</w:delText>
        </w:r>
      </w:del>
      <w:del w:id="46" w:author="Dear Michael" w:date="2026-05-20T14:46:00Z" w16du:dateUtc="2026-05-20T12:46:00Z">
        <w:r w:rsidRPr="00C274CD" w:rsidDel="00C274CD">
          <w:rPr>
            <w:rFonts w:ascii="Bookman Old Style" w:eastAsia="Bookman Old Style" w:hAnsi="Bookman Old Style"/>
            <w:color w:val="000000"/>
            <w:spacing w:val="-4"/>
            <w:w w:val="95"/>
            <w:sz w:val="17"/>
            <w:lang w:val="en-GB"/>
          </w:rPr>
          <w:delText>is</w:delText>
        </w:r>
      </w:del>
      <w:del w:id="47" w:author="Dear Michael" w:date="2026-05-20T14:49:00Z" w16du:dateUtc="2026-05-20T12:49:00Z">
        <w:r w:rsidRPr="00C274CD" w:rsidDel="00932C77">
          <w:rPr>
            <w:rFonts w:ascii="Bookman Old Style" w:eastAsia="Bookman Old Style" w:hAnsi="Bookman Old Style"/>
            <w:color w:val="000000"/>
            <w:spacing w:val="-4"/>
            <w:w w:val="95"/>
            <w:sz w:val="17"/>
            <w:lang w:val="en-GB"/>
          </w:rPr>
          <w:delText xml:space="preserve"> </w:delText>
        </w:r>
      </w:del>
      <w:del w:id="48" w:author="Dear Michael" w:date="2026-05-20T14:46:00Z" w16du:dateUtc="2026-05-20T12:46:00Z">
        <w:r w:rsidRPr="00C274CD" w:rsidDel="00C274CD">
          <w:rPr>
            <w:rFonts w:ascii="Bookman Old Style" w:eastAsia="Bookman Old Style" w:hAnsi="Bookman Old Style"/>
            <w:color w:val="000000"/>
            <w:spacing w:val="-4"/>
            <w:w w:val="95"/>
            <w:sz w:val="17"/>
            <w:lang w:val="en-GB"/>
          </w:rPr>
          <w:delText>i</w:delText>
        </w:r>
      </w:del>
      <w:del w:id="49" w:author="Dear Michael" w:date="2026-05-20T14:49:00Z" w16du:dateUtc="2026-05-20T12:49:00Z">
        <w:r w:rsidRPr="00C274CD" w:rsidDel="00932C77">
          <w:rPr>
            <w:rFonts w:ascii="Bookman Old Style" w:eastAsia="Bookman Old Style" w:hAnsi="Bookman Old Style"/>
            <w:color w:val="000000"/>
            <w:spacing w:val="-4"/>
            <w:w w:val="95"/>
            <w:sz w:val="17"/>
            <w:lang w:val="en-GB"/>
          </w:rPr>
          <w:delText xml:space="preserve">nnovation </w:delText>
        </w:r>
      </w:del>
      <w:del w:id="50" w:author="Dear Michael" w:date="2026-05-20T14:46:00Z" w16du:dateUtc="2026-05-20T12:46:00Z">
        <w:r w:rsidRPr="00C274CD" w:rsidDel="00C274CD">
          <w:rPr>
            <w:rFonts w:ascii="Bookman Old Style" w:eastAsia="Bookman Old Style" w:hAnsi="Bookman Old Style"/>
            <w:color w:val="000000"/>
            <w:spacing w:val="-4"/>
            <w:w w:val="95"/>
            <w:sz w:val="17"/>
            <w:lang w:val="en-GB"/>
          </w:rPr>
          <w:delText>h</w:delText>
        </w:r>
      </w:del>
      <w:del w:id="51" w:author="Dear Michael" w:date="2026-05-20T14:49:00Z" w16du:dateUtc="2026-05-20T12:49:00Z">
        <w:r w:rsidRPr="00C274CD" w:rsidDel="00932C77">
          <w:rPr>
            <w:rFonts w:ascii="Bookman Old Style" w:eastAsia="Bookman Old Style" w:hAnsi="Bookman Old Style"/>
            <w:color w:val="000000"/>
            <w:spacing w:val="-4"/>
            <w:w w:val="95"/>
            <w:sz w:val="17"/>
            <w:lang w:val="en-GB"/>
          </w:rPr>
          <w:delText xml:space="preserve">ub launches </w:delText>
        </w:r>
      </w:del>
      <w:del w:id="52" w:author="Dear Michael" w:date="2026-05-20T14:46:00Z" w16du:dateUtc="2026-05-20T12:46:00Z">
        <w:r w:rsidRPr="00C274CD" w:rsidDel="00C274CD">
          <w:rPr>
            <w:rFonts w:ascii="Bookman Old Style" w:eastAsia="Bookman Old Style" w:hAnsi="Bookman Old Style"/>
            <w:color w:val="000000"/>
            <w:spacing w:val="-4"/>
            <w:w w:val="95"/>
            <w:sz w:val="17"/>
            <w:lang w:val="en-GB"/>
          </w:rPr>
          <w:delText>p</w:delText>
        </w:r>
      </w:del>
      <w:del w:id="53" w:author="Dear Michael" w:date="2026-05-20T14:49:00Z" w16du:dateUtc="2026-05-20T12:49:00Z">
        <w:r w:rsidRPr="00C274CD" w:rsidDel="00932C77">
          <w:rPr>
            <w:rFonts w:ascii="Bookman Old Style" w:eastAsia="Bookman Old Style" w:hAnsi="Bookman Old Style"/>
            <w:color w:val="000000"/>
            <w:spacing w:val="-4"/>
            <w:w w:val="95"/>
            <w:sz w:val="17"/>
            <w:lang w:val="en-GB"/>
          </w:rPr>
          <w:delText xml:space="preserve">roject </w:delText>
        </w:r>
      </w:del>
      <w:del w:id="54" w:author="Dear Michael" w:date="2026-05-20T14:46:00Z" w16du:dateUtc="2026-05-20T12:46:00Z">
        <w:r w:rsidRPr="00C274CD" w:rsidDel="00C274CD">
          <w:rPr>
            <w:rFonts w:ascii="Bookman Old Style" w:eastAsia="Bookman Old Style" w:hAnsi="Bookman Old Style"/>
            <w:color w:val="000000"/>
            <w:spacing w:val="-4"/>
            <w:w w:val="95"/>
            <w:sz w:val="17"/>
            <w:lang w:val="en-GB"/>
          </w:rPr>
          <w:delText>a</w:delText>
        </w:r>
        <w:r w:rsidRPr="00C274CD" w:rsidDel="00932C77">
          <w:rPr>
            <w:rFonts w:ascii="Bookman Old Style" w:eastAsia="Bookman Old Style" w:hAnsi="Bookman Old Style"/>
            <w:color w:val="000000"/>
            <w:spacing w:val="-4"/>
            <w:w w:val="95"/>
            <w:sz w:val="17"/>
            <w:lang w:val="en-GB"/>
          </w:rPr>
          <w:delText>gora</w:delText>
        </w:r>
        <w:r w:rsidRPr="00C274CD" w:rsidDel="00C274CD">
          <w:rPr>
            <w:rFonts w:ascii="Bookman Old Style" w:eastAsia="Bookman Old Style" w:hAnsi="Bookman Old Style"/>
            <w:color w:val="000000"/>
            <w:spacing w:val="-4"/>
            <w:w w:val="95"/>
            <w:sz w:val="17"/>
            <w:lang w:val="en-GB"/>
          </w:rPr>
          <w:delText>´</w:delText>
        </w:r>
      </w:del>
      <w:del w:id="55" w:author="Dear Michael" w:date="2026-05-20T14:49:00Z" w16du:dateUtc="2026-05-20T12:49:00Z">
        <w:r w:rsidRPr="00C274CD" w:rsidDel="00932C77">
          <w:rPr>
            <w:rFonts w:ascii="Bookman Old Style" w:eastAsia="Bookman Old Style" w:hAnsi="Bookman Old Style"/>
            <w:color w:val="000000"/>
            <w:spacing w:val="-4"/>
            <w:w w:val="95"/>
            <w:sz w:val="17"/>
            <w:lang w:val="en-GB"/>
          </w:rPr>
          <w:delText xml:space="preserve"> to explore tokenisation in wholesale cross-border payments</w:delText>
        </w:r>
      </w:del>
      <w:ins w:id="56" w:author="Dear Michael" w:date="2026-05-20T14:49:00Z" w16du:dateUtc="2026-05-20T12:49:00Z">
        <w:r w:rsidR="00932C77">
          <w:rPr>
            <w:rFonts w:ascii="Bookman Old Style" w:eastAsia="Bookman Old Style" w:hAnsi="Bookman Old Style"/>
            <w:color w:val="000000"/>
            <w:spacing w:val="-4"/>
            <w:w w:val="95"/>
            <w:sz w:val="17"/>
            <w:lang w:val="en-GB"/>
          </w:rPr>
          <w:t xml:space="preserve">Project </w:t>
        </w:r>
        <w:proofErr w:type="spellStart"/>
        <w:r w:rsidR="00932C77">
          <w:rPr>
            <w:rFonts w:ascii="Bookman Old Style" w:eastAsia="Bookman Old Style" w:hAnsi="Bookman Old Style"/>
            <w:color w:val="000000"/>
            <w:spacing w:val="-4"/>
            <w:w w:val="95"/>
            <w:sz w:val="17"/>
            <w:lang w:val="en-GB"/>
          </w:rPr>
          <w:t>Agorá</w:t>
        </w:r>
        <w:proofErr w:type="spellEnd"/>
        <w:r w:rsidR="00932C77">
          <w:rPr>
            <w:rFonts w:ascii="Bookman Old Style" w:eastAsia="Bookman Old Style" w:hAnsi="Bookman Old Style"/>
            <w:color w:val="000000"/>
            <w:spacing w:val="-4"/>
            <w:w w:val="95"/>
            <w:sz w:val="17"/>
            <w:lang w:val="en-GB"/>
          </w:rPr>
          <w:t>: central banks and banking sector embark on major project to explore tokenisation of cross-border payments</w:t>
        </w:r>
      </w:ins>
      <w:r w:rsidRPr="00C274CD">
        <w:rPr>
          <w:rFonts w:ascii="Bookman Old Style" w:eastAsia="Bookman Old Style" w:hAnsi="Bookman Old Style"/>
          <w:color w:val="000000"/>
          <w:spacing w:val="-4"/>
          <w:w w:val="95"/>
          <w:sz w:val="17"/>
          <w:lang w:val="en-GB"/>
        </w:rPr>
        <w:t>,</w:t>
      </w:r>
      <w:r w:rsidRPr="00C274CD">
        <w:rPr>
          <w:rFonts w:ascii="Courier New" w:eastAsia="Courier New" w:hAnsi="Courier New"/>
          <w:color w:val="EB218A"/>
          <w:spacing w:val="-4"/>
          <w:w w:val="95"/>
          <w:sz w:val="18"/>
          <w:lang w:val="en-GB"/>
        </w:rPr>
        <w:t xml:space="preserve"> </w:t>
      </w:r>
      <w:hyperlink r:id="rId22">
        <w:r w:rsidRPr="00C274CD">
          <w:rPr>
            <w:rFonts w:ascii="Courier New" w:eastAsia="Courier New" w:hAnsi="Courier New"/>
            <w:color w:val="0000FF"/>
            <w:spacing w:val="-4"/>
            <w:w w:val="95"/>
            <w:sz w:val="18"/>
            <w:u w:val="single"/>
            <w:lang w:val="en-GB"/>
          </w:rPr>
          <w:t>https://</w:t>
        </w:r>
        <w:r w:rsidRPr="00C274CD">
          <w:rPr>
            <w:rFonts w:ascii="Courier New" w:eastAsia="Courier New" w:hAnsi="Courier New"/>
            <w:color w:val="0000FF"/>
            <w:spacing w:val="-4"/>
            <w:w w:val="95"/>
            <w:sz w:val="18"/>
            <w:u w:val="single"/>
            <w:lang w:val="en-GB"/>
          </w:rPr>
          <w:t>w</w:t>
        </w:r>
        <w:r w:rsidRPr="00C274CD">
          <w:rPr>
            <w:rFonts w:ascii="Courier New" w:eastAsia="Courier New" w:hAnsi="Courier New"/>
            <w:color w:val="0000FF"/>
            <w:spacing w:val="-4"/>
            <w:w w:val="95"/>
            <w:sz w:val="18"/>
            <w:u w:val="single"/>
            <w:lang w:val="en-GB"/>
          </w:rPr>
          <w:t>w</w:t>
        </w:r>
        <w:r w:rsidRPr="00C274CD">
          <w:rPr>
            <w:rFonts w:ascii="Courier New" w:eastAsia="Courier New" w:hAnsi="Courier New"/>
            <w:color w:val="0000FF"/>
            <w:spacing w:val="-4"/>
            <w:w w:val="95"/>
            <w:sz w:val="18"/>
            <w:u w:val="single"/>
            <w:lang w:val="en-GB"/>
          </w:rPr>
          <w:t>w</w:t>
        </w:r>
        <w:r w:rsidRPr="00C274CD">
          <w:rPr>
            <w:rFonts w:ascii="Courier New" w:eastAsia="Courier New" w:hAnsi="Courier New"/>
            <w:color w:val="0000FF"/>
            <w:spacing w:val="-4"/>
            <w:w w:val="95"/>
            <w:sz w:val="18"/>
            <w:u w:val="single"/>
            <w:lang w:val="en-GB"/>
          </w:rPr>
          <w:t>.bis. org/press/p240403.htm</w:t>
        </w:r>
      </w:hyperlink>
      <w:r w:rsidRPr="00C274CD">
        <w:rPr>
          <w:rFonts w:ascii="Bookman Old Style" w:eastAsia="Bookman Old Style" w:hAnsi="Bookman Old Style"/>
          <w:color w:val="000000"/>
          <w:spacing w:val="-4"/>
          <w:w w:val="95"/>
          <w:sz w:val="17"/>
          <w:lang w:val="en-GB"/>
        </w:rPr>
        <w:t xml:space="preserve"> (2024), accessed: 2026-04-22.</w:t>
      </w:r>
    </w:p>
    <w:p w14:paraId="2D3AF687" w14:textId="5F903456" w:rsidR="004041F0" w:rsidRPr="00C274CD" w:rsidRDefault="004018F1">
      <w:pPr>
        <w:numPr>
          <w:ilvl w:val="0"/>
          <w:numId w:val="1"/>
        </w:numPr>
        <w:tabs>
          <w:tab w:val="left" w:pos="360"/>
        </w:tabs>
        <w:spacing w:before="1" w:line="209" w:lineRule="exact"/>
        <w:ind w:left="360" w:hanging="360"/>
        <w:jc w:val="both"/>
        <w:textAlignment w:val="baseline"/>
        <w:rPr>
          <w:rFonts w:ascii="Bookman Old Style" w:eastAsia="Bookman Old Style" w:hAnsi="Bookman Old Style"/>
          <w:color w:val="000000"/>
          <w:spacing w:val="-6"/>
          <w:w w:val="95"/>
          <w:sz w:val="17"/>
          <w:lang w:val="en-GB"/>
        </w:rPr>
      </w:pPr>
      <w:r w:rsidRPr="00C274CD">
        <w:rPr>
          <w:rFonts w:ascii="Bookman Old Style" w:eastAsia="Bookman Old Style" w:hAnsi="Bookman Old Style"/>
          <w:color w:val="000000"/>
          <w:spacing w:val="-6"/>
          <w:w w:val="95"/>
          <w:sz w:val="17"/>
          <w:lang w:val="en-GB"/>
        </w:rPr>
        <w:t>Bank for International Settlements, Next</w:t>
      </w:r>
      <w:ins w:id="57" w:author="Dear Michael" w:date="2026-05-20T14:47:00Z" w16du:dateUtc="2026-05-20T12:47:00Z">
        <w:r w:rsidR="00932C77">
          <w:rPr>
            <w:rFonts w:ascii="Bookman Old Style" w:eastAsia="Bookman Old Style" w:hAnsi="Bookman Old Style"/>
            <w:color w:val="000000"/>
            <w:spacing w:val="-6"/>
            <w:w w:val="95"/>
            <w:sz w:val="17"/>
            <w:lang w:val="en-GB"/>
          </w:rPr>
          <w:t xml:space="preserve"> </w:t>
        </w:r>
      </w:ins>
      <w:del w:id="58" w:author="Dear Michael" w:date="2026-05-20T14:47:00Z" w16du:dateUtc="2026-05-20T12:47:00Z">
        <w:r w:rsidRPr="00C274CD" w:rsidDel="00932C77">
          <w:rPr>
            <w:rFonts w:ascii="Bookman Old Style" w:eastAsia="Bookman Old Style" w:hAnsi="Bookman Old Style"/>
            <w:color w:val="000000"/>
            <w:spacing w:val="-6"/>
            <w:w w:val="95"/>
            <w:sz w:val="17"/>
            <w:lang w:val="en-GB"/>
          </w:rPr>
          <w:delText>-</w:delText>
        </w:r>
      </w:del>
      <w:r w:rsidRPr="00C274CD">
        <w:rPr>
          <w:rFonts w:ascii="Bookman Old Style" w:eastAsia="Bookman Old Style" w:hAnsi="Bookman Old Style"/>
          <w:color w:val="000000"/>
          <w:spacing w:val="-6"/>
          <w:w w:val="95"/>
          <w:sz w:val="17"/>
          <w:lang w:val="en-GB"/>
        </w:rPr>
        <w:t>generation correspondent banking,</w:t>
      </w:r>
      <w:r w:rsidRPr="00C274CD">
        <w:rPr>
          <w:rFonts w:ascii="Courier New" w:eastAsia="Courier New" w:hAnsi="Courier New"/>
          <w:color w:val="EB218A"/>
          <w:spacing w:val="-6"/>
          <w:w w:val="95"/>
          <w:sz w:val="18"/>
          <w:lang w:val="en-GB"/>
        </w:rPr>
        <w:t xml:space="preserve"> </w:t>
      </w:r>
      <w:hyperlink r:id="rId23">
        <w:r w:rsidRPr="00C274CD">
          <w:rPr>
            <w:rFonts w:ascii="Courier New" w:eastAsia="Courier New" w:hAnsi="Courier New"/>
            <w:color w:val="0000FF"/>
            <w:spacing w:val="-6"/>
            <w:w w:val="95"/>
            <w:sz w:val="18"/>
            <w:u w:val="single"/>
            <w:lang w:val="en-GB"/>
          </w:rPr>
          <w:t>https://www.</w:t>
        </w:r>
        <w:r w:rsidRPr="00C274CD">
          <w:rPr>
            <w:rFonts w:ascii="Courier New" w:eastAsia="Courier New" w:hAnsi="Courier New"/>
            <w:color w:val="0000FF"/>
            <w:spacing w:val="-6"/>
            <w:w w:val="95"/>
            <w:sz w:val="18"/>
            <w:u w:val="single"/>
            <w:lang w:val="en-GB"/>
          </w:rPr>
          <w:t>b</w:t>
        </w:r>
        <w:r w:rsidRPr="00C274CD">
          <w:rPr>
            <w:rFonts w:ascii="Courier New" w:eastAsia="Courier New" w:hAnsi="Courier New"/>
            <w:color w:val="0000FF"/>
            <w:spacing w:val="-6"/>
            <w:w w:val="95"/>
            <w:sz w:val="18"/>
            <w:u w:val="single"/>
            <w:lang w:val="en-GB"/>
          </w:rPr>
          <w:t>is.org/publ/ bisbull87.pdf</w:t>
        </w:r>
      </w:hyperlink>
      <w:r w:rsidRPr="00C274CD">
        <w:rPr>
          <w:rFonts w:ascii="Bookman Old Style" w:eastAsia="Bookman Old Style" w:hAnsi="Bookman Old Style"/>
          <w:color w:val="000000"/>
          <w:spacing w:val="-6"/>
          <w:w w:val="95"/>
          <w:sz w:val="17"/>
          <w:lang w:val="en-GB"/>
        </w:rPr>
        <w:t xml:space="preserve"> (2024), </w:t>
      </w:r>
      <w:del w:id="59" w:author="Dear Michael" w:date="2026-05-20T14:47:00Z" w16du:dateUtc="2026-05-20T12:47:00Z">
        <w:r w:rsidRPr="00C274CD" w:rsidDel="00932C77">
          <w:rPr>
            <w:rFonts w:ascii="Bookman Old Style" w:eastAsia="Bookman Old Style" w:hAnsi="Bookman Old Style"/>
            <w:color w:val="000000"/>
            <w:spacing w:val="-6"/>
            <w:w w:val="95"/>
            <w:sz w:val="17"/>
            <w:lang w:val="en-GB"/>
          </w:rPr>
          <w:delText>b</w:delText>
        </w:r>
      </w:del>
      <w:ins w:id="60" w:author="Dear Michael" w:date="2026-05-20T14:47:00Z" w16du:dateUtc="2026-05-20T12:47:00Z">
        <w:r w:rsidR="00932C77">
          <w:rPr>
            <w:rFonts w:ascii="Bookman Old Style" w:eastAsia="Bookman Old Style" w:hAnsi="Bookman Old Style"/>
            <w:color w:val="000000"/>
            <w:spacing w:val="-6"/>
            <w:w w:val="95"/>
            <w:sz w:val="17"/>
            <w:lang w:val="en-GB"/>
          </w:rPr>
          <w:t>B</w:t>
        </w:r>
      </w:ins>
      <w:r w:rsidRPr="00C274CD">
        <w:rPr>
          <w:rFonts w:ascii="Bookman Old Style" w:eastAsia="Bookman Old Style" w:hAnsi="Bookman Old Style"/>
          <w:color w:val="000000"/>
          <w:spacing w:val="-6"/>
          <w:w w:val="95"/>
          <w:sz w:val="17"/>
          <w:lang w:val="en-GB"/>
        </w:rPr>
        <w:t>IS Bulletin No. 87, Accessed: 2026-04-22.</w:t>
      </w:r>
    </w:p>
    <w:p w14:paraId="4A10756E" w14:textId="77777777" w:rsidR="004041F0" w:rsidRPr="00C274CD" w:rsidRDefault="004018F1">
      <w:pPr>
        <w:numPr>
          <w:ilvl w:val="0"/>
          <w:numId w:val="1"/>
        </w:numPr>
        <w:tabs>
          <w:tab w:val="left" w:pos="360"/>
        </w:tabs>
        <w:spacing w:line="207" w:lineRule="exact"/>
        <w:ind w:left="360" w:hanging="360"/>
        <w:jc w:val="both"/>
        <w:textAlignment w:val="baseline"/>
        <w:rPr>
          <w:rFonts w:ascii="Bookman Old Style" w:eastAsia="Bookman Old Style" w:hAnsi="Bookman Old Style"/>
          <w:color w:val="000000"/>
          <w:spacing w:val="-1"/>
          <w:sz w:val="17"/>
          <w:lang w:val="en-GB"/>
        </w:rPr>
      </w:pPr>
      <w:proofErr w:type="spellStart"/>
      <w:r w:rsidRPr="00C274CD">
        <w:rPr>
          <w:rFonts w:ascii="Bookman Old Style" w:eastAsia="Bookman Old Style" w:hAnsi="Bookman Old Style"/>
          <w:color w:val="000000"/>
          <w:spacing w:val="-1"/>
          <w:sz w:val="17"/>
          <w:lang w:val="en-GB"/>
        </w:rPr>
        <w:t>Fnality</w:t>
      </w:r>
      <w:proofErr w:type="spellEnd"/>
      <w:r w:rsidRPr="00C274CD">
        <w:rPr>
          <w:rFonts w:ascii="Bookman Old Style" w:eastAsia="Bookman Old Style" w:hAnsi="Bookman Old Style"/>
          <w:color w:val="000000"/>
          <w:spacing w:val="-1"/>
          <w:sz w:val="17"/>
          <w:lang w:val="en-GB"/>
        </w:rPr>
        <w:t xml:space="preserve"> International,</w:t>
      </w:r>
      <w:r w:rsidRPr="00C274CD">
        <w:rPr>
          <w:rFonts w:ascii="Bookman Old Style" w:eastAsia="Bookman Old Style" w:hAnsi="Bookman Old Style"/>
          <w:color w:val="EB218A"/>
          <w:spacing w:val="-1"/>
          <w:sz w:val="17"/>
          <w:lang w:val="en-GB"/>
        </w:rPr>
        <w:t xml:space="preserve"> </w:t>
      </w:r>
      <w:hyperlink r:id="rId24">
        <w:proofErr w:type="spellStart"/>
        <w:r w:rsidRPr="00C274CD">
          <w:rPr>
            <w:rFonts w:ascii="Bookman Old Style" w:eastAsia="Bookman Old Style" w:hAnsi="Bookman Old Style"/>
            <w:color w:val="0000FF"/>
            <w:spacing w:val="-1"/>
            <w:sz w:val="17"/>
            <w:u w:val="single"/>
            <w:lang w:val="en-GB"/>
          </w:rPr>
          <w:t>Fnality</w:t>
        </w:r>
        <w:proofErr w:type="spellEnd"/>
        <w:r w:rsidRPr="00C274CD">
          <w:rPr>
            <w:rFonts w:ascii="Bookman Old Style" w:eastAsia="Bookman Old Style" w:hAnsi="Bookman Old Style"/>
            <w:color w:val="0000FF"/>
            <w:spacing w:val="-1"/>
            <w:sz w:val="17"/>
            <w:u w:val="single"/>
            <w:lang w:val="en-GB"/>
          </w:rPr>
          <w:t xml:space="preserve"> int</w:t>
        </w:r>
        <w:r w:rsidRPr="00C274CD">
          <w:rPr>
            <w:rFonts w:ascii="Bookman Old Style" w:eastAsia="Bookman Old Style" w:hAnsi="Bookman Old Style"/>
            <w:color w:val="0000FF"/>
            <w:spacing w:val="-1"/>
            <w:sz w:val="17"/>
            <w:u w:val="single"/>
            <w:lang w:val="en-GB"/>
          </w:rPr>
          <w:t>e</w:t>
        </w:r>
        <w:r w:rsidRPr="00C274CD">
          <w:rPr>
            <w:rFonts w:ascii="Bookman Old Style" w:eastAsia="Bookman Old Style" w:hAnsi="Bookman Old Style"/>
            <w:color w:val="0000FF"/>
            <w:spacing w:val="-1"/>
            <w:sz w:val="17"/>
            <w:u w:val="single"/>
            <w:lang w:val="en-GB"/>
          </w:rPr>
          <w:t>rnational</w:t>
        </w:r>
      </w:hyperlink>
      <w:r w:rsidRPr="00C274CD">
        <w:rPr>
          <w:rFonts w:ascii="Bookman Old Style" w:eastAsia="Bookman Old Style" w:hAnsi="Bookman Old Style"/>
          <w:color w:val="000000"/>
          <w:spacing w:val="-1"/>
          <w:sz w:val="17"/>
          <w:lang w:val="en-GB"/>
        </w:rPr>
        <w:t xml:space="preserve"> (2026).</w:t>
      </w:r>
    </w:p>
    <w:p w14:paraId="7475D560" w14:textId="77777777" w:rsidR="004041F0" w:rsidRPr="00C274CD" w:rsidRDefault="004018F1">
      <w:pPr>
        <w:numPr>
          <w:ilvl w:val="0"/>
          <w:numId w:val="1"/>
        </w:numPr>
        <w:tabs>
          <w:tab w:val="left" w:pos="360"/>
        </w:tabs>
        <w:spacing w:before="2" w:line="209" w:lineRule="exact"/>
        <w:ind w:left="360" w:hanging="360"/>
        <w:jc w:val="both"/>
        <w:textAlignment w:val="baseline"/>
        <w:rPr>
          <w:rFonts w:ascii="Bookman Old Style" w:eastAsia="Bookman Old Style" w:hAnsi="Bookman Old Style"/>
          <w:color w:val="000000"/>
          <w:sz w:val="17"/>
          <w:lang w:val="en-GB"/>
        </w:rPr>
      </w:pPr>
      <w:proofErr w:type="spellStart"/>
      <w:r w:rsidRPr="00C274CD">
        <w:rPr>
          <w:rFonts w:ascii="Bookman Old Style" w:eastAsia="Bookman Old Style" w:hAnsi="Bookman Old Style"/>
          <w:color w:val="000000"/>
          <w:sz w:val="17"/>
          <w:lang w:val="en-GB"/>
        </w:rPr>
        <w:t>Partior</w:t>
      </w:r>
      <w:proofErr w:type="spellEnd"/>
      <w:r w:rsidRPr="00C274CD">
        <w:rPr>
          <w:rFonts w:ascii="Bookman Old Style" w:eastAsia="Bookman Old Style" w:hAnsi="Bookman Old Style"/>
          <w:color w:val="000000"/>
          <w:sz w:val="17"/>
          <w:lang w:val="en-GB"/>
        </w:rPr>
        <w:t>,</w:t>
      </w:r>
      <w:r w:rsidRPr="00C274CD">
        <w:rPr>
          <w:rFonts w:ascii="Bookman Old Style" w:eastAsia="Bookman Old Style" w:hAnsi="Bookman Old Style"/>
          <w:color w:val="EB218A"/>
          <w:sz w:val="17"/>
          <w:lang w:val="en-GB"/>
        </w:rPr>
        <w:t xml:space="preserve"> </w:t>
      </w:r>
      <w:hyperlink r:id="rId25">
        <w:proofErr w:type="spellStart"/>
        <w:r w:rsidRPr="00C274CD">
          <w:rPr>
            <w:rFonts w:ascii="Bookman Old Style" w:eastAsia="Bookman Old Style" w:hAnsi="Bookman Old Style"/>
            <w:color w:val="0000FF"/>
            <w:sz w:val="17"/>
            <w:u w:val="single"/>
            <w:lang w:val="en-GB"/>
          </w:rPr>
          <w:t>Partior</w:t>
        </w:r>
        <w:proofErr w:type="spellEnd"/>
      </w:hyperlink>
      <w:r w:rsidRPr="00C274CD">
        <w:rPr>
          <w:rFonts w:ascii="Bookman Old Style" w:eastAsia="Bookman Old Style" w:hAnsi="Bookman Old Style"/>
          <w:color w:val="000000"/>
          <w:sz w:val="17"/>
          <w:lang w:val="en-GB"/>
        </w:rPr>
        <w:t xml:space="preserve"> (2026).</w:t>
      </w:r>
    </w:p>
    <w:p w14:paraId="6787AA99" w14:textId="77777777" w:rsidR="004041F0" w:rsidRPr="00C274CD" w:rsidRDefault="004018F1">
      <w:pPr>
        <w:numPr>
          <w:ilvl w:val="0"/>
          <w:numId w:val="1"/>
        </w:numPr>
        <w:tabs>
          <w:tab w:val="left" w:pos="360"/>
        </w:tabs>
        <w:spacing w:before="2" w:line="209" w:lineRule="exact"/>
        <w:ind w:left="360" w:hanging="360"/>
        <w:jc w:val="both"/>
        <w:textAlignment w:val="baseline"/>
        <w:rPr>
          <w:rFonts w:ascii="Bookman Old Style" w:eastAsia="Bookman Old Style" w:hAnsi="Bookman Old Style"/>
          <w:color w:val="000000"/>
          <w:sz w:val="17"/>
          <w:lang w:val="en-GB"/>
        </w:rPr>
      </w:pPr>
      <w:r w:rsidRPr="00C274CD">
        <w:rPr>
          <w:rFonts w:ascii="Bookman Old Style" w:eastAsia="Bookman Old Style" w:hAnsi="Bookman Old Style"/>
          <w:color w:val="000000"/>
          <w:sz w:val="17"/>
          <w:lang w:val="en-GB"/>
        </w:rPr>
        <w:t>Digital Asset,</w:t>
      </w:r>
      <w:r w:rsidRPr="00C274CD">
        <w:rPr>
          <w:rFonts w:ascii="Bookman Old Style" w:eastAsia="Bookman Old Style" w:hAnsi="Bookman Old Style"/>
          <w:color w:val="EB218A"/>
          <w:sz w:val="17"/>
          <w:lang w:val="en-GB"/>
        </w:rPr>
        <w:t xml:space="preserve"> </w:t>
      </w:r>
      <w:hyperlink r:id="rId26">
        <w:r w:rsidRPr="00C274CD">
          <w:rPr>
            <w:rFonts w:ascii="Bookman Old Style" w:eastAsia="Bookman Old Style" w:hAnsi="Bookman Old Style"/>
            <w:color w:val="0000FF"/>
            <w:sz w:val="17"/>
            <w:u w:val="single"/>
            <w:lang w:val="en-GB"/>
          </w:rPr>
          <w:t>Canton network: A network of networks for smart contract applications</w:t>
        </w:r>
      </w:hyperlink>
      <w:r w:rsidRPr="00C274CD">
        <w:rPr>
          <w:rFonts w:ascii="Bookman Old Style" w:eastAsia="Bookman Old Style" w:hAnsi="Bookman Old Style"/>
          <w:color w:val="000000"/>
          <w:sz w:val="17"/>
          <w:lang w:val="en-GB"/>
        </w:rPr>
        <w:t xml:space="preserve"> (2024), updated January 2024.</w:t>
      </w:r>
    </w:p>
    <w:p w14:paraId="5AA8B0FB" w14:textId="6B35819C" w:rsidR="004041F0" w:rsidRPr="00C274CD" w:rsidRDefault="004018F1">
      <w:pPr>
        <w:numPr>
          <w:ilvl w:val="0"/>
          <w:numId w:val="1"/>
        </w:numPr>
        <w:tabs>
          <w:tab w:val="left" w:pos="360"/>
        </w:tabs>
        <w:spacing w:line="208" w:lineRule="exact"/>
        <w:ind w:left="360" w:hanging="360"/>
        <w:jc w:val="both"/>
        <w:textAlignment w:val="baseline"/>
        <w:rPr>
          <w:rFonts w:ascii="Bookman Old Style" w:eastAsia="Bookman Old Style" w:hAnsi="Bookman Old Style"/>
          <w:color w:val="000000"/>
          <w:sz w:val="17"/>
          <w:lang w:val="en-GB"/>
        </w:rPr>
      </w:pPr>
      <w:r w:rsidRPr="00C274CD">
        <w:rPr>
          <w:rFonts w:ascii="Bookman Old Style" w:eastAsia="Bookman Old Style" w:hAnsi="Bookman Old Style"/>
          <w:color w:val="000000"/>
          <w:sz w:val="17"/>
          <w:lang w:val="en-GB"/>
        </w:rPr>
        <w:t>P. Szil</w:t>
      </w:r>
      <w:del w:id="61" w:author="Dear Michael" w:date="2026-05-20T14:49:00Z" w16du:dateUtc="2026-05-20T12:49:00Z">
        <w:r w:rsidRPr="00C274CD" w:rsidDel="00932C77">
          <w:rPr>
            <w:rFonts w:ascii="Bookman Old Style" w:eastAsia="Bookman Old Style" w:hAnsi="Bookman Old Style"/>
            <w:color w:val="000000"/>
            <w:sz w:val="17"/>
            <w:lang w:val="en-GB"/>
          </w:rPr>
          <w:delText>a´</w:delText>
        </w:r>
      </w:del>
      <w:ins w:id="62" w:author="Dear Michael" w:date="2026-05-20T14:49:00Z" w16du:dateUtc="2026-05-20T12:49:00Z">
        <w:r w:rsidR="00932C77">
          <w:rPr>
            <w:rFonts w:ascii="Bookman Old Style" w:eastAsia="Bookman Old Style" w:hAnsi="Bookman Old Style"/>
            <w:color w:val="000000"/>
            <w:sz w:val="17"/>
            <w:lang w:val="en-GB"/>
          </w:rPr>
          <w:t>á</w:t>
        </w:r>
      </w:ins>
      <w:r w:rsidRPr="00C274CD">
        <w:rPr>
          <w:rFonts w:ascii="Bookman Old Style" w:eastAsia="Bookman Old Style" w:hAnsi="Bookman Old Style"/>
          <w:color w:val="000000"/>
          <w:sz w:val="17"/>
          <w:lang w:val="en-GB"/>
        </w:rPr>
        <w:t>gyi,</w:t>
      </w:r>
      <w:r w:rsidRPr="00C274CD">
        <w:rPr>
          <w:rFonts w:ascii="Bookman Old Style" w:eastAsia="Bookman Old Style" w:hAnsi="Bookman Old Style"/>
          <w:color w:val="EB218A"/>
          <w:sz w:val="17"/>
          <w:lang w:val="en-GB"/>
        </w:rPr>
        <w:t xml:space="preserve"> </w:t>
      </w:r>
      <w:hyperlink r:id="rId27">
        <w:r w:rsidRPr="00C274CD">
          <w:rPr>
            <w:rFonts w:ascii="Bookman Old Style" w:eastAsia="Bookman Old Style" w:hAnsi="Bookman Old Style"/>
            <w:color w:val="0000FF"/>
            <w:sz w:val="17"/>
            <w:u w:val="single"/>
            <w:lang w:val="en-GB"/>
          </w:rPr>
          <w:t>EIP-225: Clique proof-of-authority consen</w:t>
        </w:r>
        <w:r w:rsidRPr="00C274CD">
          <w:rPr>
            <w:rFonts w:ascii="Bookman Old Style" w:eastAsia="Bookman Old Style" w:hAnsi="Bookman Old Style"/>
            <w:color w:val="0000FF"/>
            <w:sz w:val="17"/>
            <w:u w:val="single"/>
            <w:lang w:val="en-GB"/>
          </w:rPr>
          <w:softHyphen/>
        </w:r>
      </w:hyperlink>
      <w:hyperlink r:id="rId28">
        <w:r w:rsidRPr="00C274CD">
          <w:rPr>
            <w:rFonts w:ascii="Bookman Old Style" w:eastAsia="Bookman Old Style" w:hAnsi="Bookman Old Style"/>
            <w:color w:val="0000FF"/>
            <w:sz w:val="17"/>
            <w:u w:val="single"/>
            <w:lang w:val="en-GB"/>
          </w:rPr>
          <w:t>sus protocol</w:t>
        </w:r>
      </w:hyperlink>
      <w:r w:rsidRPr="00C274CD">
        <w:rPr>
          <w:rFonts w:ascii="Bookman Old Style" w:eastAsia="Bookman Old Style" w:hAnsi="Bookman Old Style"/>
          <w:color w:val="EB218A"/>
          <w:sz w:val="17"/>
          <w:lang w:val="en-GB"/>
        </w:rPr>
        <w:t>,</w:t>
      </w:r>
      <w:r w:rsidRPr="00C274CD">
        <w:rPr>
          <w:rFonts w:ascii="Bookman Old Style" w:eastAsia="Bookman Old Style" w:hAnsi="Bookman Old Style"/>
          <w:color w:val="000000"/>
          <w:sz w:val="17"/>
          <w:lang w:val="en-GB"/>
        </w:rPr>
        <w:t xml:space="preserve"> Ethereum Improvement Proposals, no. 225 (2017), accessed: 2026-05-18.</w:t>
      </w:r>
    </w:p>
    <w:p w14:paraId="149A81A0" w14:textId="367CB58F" w:rsidR="004041F0" w:rsidRPr="00C274CD" w:rsidRDefault="004018F1">
      <w:pPr>
        <w:numPr>
          <w:ilvl w:val="0"/>
          <w:numId w:val="1"/>
        </w:numPr>
        <w:tabs>
          <w:tab w:val="left" w:pos="360"/>
        </w:tabs>
        <w:spacing w:before="2" w:line="209" w:lineRule="exact"/>
        <w:ind w:left="360" w:hanging="360"/>
        <w:jc w:val="both"/>
        <w:textAlignment w:val="baseline"/>
        <w:rPr>
          <w:rFonts w:ascii="Bookman Old Style" w:eastAsia="Bookman Old Style" w:hAnsi="Bookman Old Style"/>
          <w:color w:val="000000"/>
          <w:spacing w:val="-4"/>
          <w:sz w:val="17"/>
          <w:lang w:val="en-GB"/>
        </w:rPr>
      </w:pPr>
      <w:r w:rsidRPr="00C274CD">
        <w:rPr>
          <w:rFonts w:ascii="Bookman Old Style" w:eastAsia="Bookman Old Style" w:hAnsi="Bookman Old Style"/>
          <w:color w:val="000000"/>
          <w:spacing w:val="-4"/>
          <w:sz w:val="17"/>
          <w:lang w:val="en-GB"/>
        </w:rPr>
        <w:t xml:space="preserve">H. Moniz, The </w:t>
      </w:r>
      <w:del w:id="63" w:author="Dear Michael" w:date="2026-05-20T14:50:00Z" w16du:dateUtc="2026-05-20T12:50:00Z">
        <w:r w:rsidRPr="00C274CD" w:rsidDel="00932C77">
          <w:rPr>
            <w:rFonts w:ascii="Bookman Old Style" w:eastAsia="Bookman Old Style" w:hAnsi="Bookman Old Style"/>
            <w:color w:val="000000"/>
            <w:spacing w:val="-4"/>
            <w:sz w:val="17"/>
            <w:lang w:val="en-GB"/>
          </w:rPr>
          <w:delText>i</w:delText>
        </w:r>
      </w:del>
      <w:ins w:id="64" w:author="Dear Michael" w:date="2026-05-20T14:50:00Z" w16du:dateUtc="2026-05-20T12:50:00Z">
        <w:r w:rsidR="00932C77">
          <w:rPr>
            <w:rFonts w:ascii="Bookman Old Style" w:eastAsia="Bookman Old Style" w:hAnsi="Bookman Old Style"/>
            <w:color w:val="000000"/>
            <w:spacing w:val="-4"/>
            <w:sz w:val="17"/>
            <w:lang w:val="en-GB"/>
          </w:rPr>
          <w:t>I</w:t>
        </w:r>
      </w:ins>
      <w:r w:rsidRPr="00C274CD">
        <w:rPr>
          <w:rFonts w:ascii="Bookman Old Style" w:eastAsia="Bookman Old Style" w:hAnsi="Bookman Old Style"/>
          <w:color w:val="000000"/>
          <w:spacing w:val="-4"/>
          <w:sz w:val="17"/>
          <w:lang w:val="en-GB"/>
        </w:rPr>
        <w:t xml:space="preserve">stanbul BFT consensus algorithm, </w:t>
      </w:r>
      <w:proofErr w:type="spellStart"/>
      <w:r w:rsidRPr="00C274CD">
        <w:rPr>
          <w:rFonts w:ascii="Bookman Old Style" w:eastAsia="Bookman Old Style" w:hAnsi="Bookman Old Style"/>
          <w:color w:val="000000"/>
          <w:spacing w:val="-4"/>
          <w:sz w:val="17"/>
          <w:lang w:val="en-GB"/>
        </w:rPr>
        <w:t>arXiv</w:t>
      </w:r>
      <w:proofErr w:type="spellEnd"/>
      <w:r w:rsidRPr="00C274CD">
        <w:rPr>
          <w:rFonts w:ascii="Bookman Old Style" w:eastAsia="Bookman Old Style" w:hAnsi="Bookman Old Style"/>
          <w:color w:val="000000"/>
          <w:spacing w:val="-4"/>
          <w:sz w:val="17"/>
          <w:lang w:val="en-GB"/>
        </w:rPr>
        <w:t xml:space="preserve"> preprint arXiv:2002.03613</w:t>
      </w:r>
      <w:r w:rsidRPr="00C274CD">
        <w:rPr>
          <w:rFonts w:ascii="Bookman Old Style" w:eastAsia="Bookman Old Style" w:hAnsi="Bookman Old Style"/>
          <w:color w:val="EB218A"/>
          <w:spacing w:val="-4"/>
          <w:sz w:val="17"/>
          <w:lang w:val="en-GB"/>
        </w:rPr>
        <w:t xml:space="preserve"> </w:t>
      </w:r>
      <w:hyperlink r:id="rId29">
        <w:r w:rsidRPr="00C274CD">
          <w:rPr>
            <w:rFonts w:ascii="Bookman Old Style" w:eastAsia="Bookman Old Style" w:hAnsi="Bookman Old Style"/>
            <w:color w:val="0000FF"/>
            <w:spacing w:val="-4"/>
            <w:sz w:val="17"/>
            <w:u w:val="single"/>
            <w:lang w:val="en-GB"/>
          </w:rPr>
          <w:t>10.48550/arXiv.2002.03613</w:t>
        </w:r>
      </w:hyperlink>
      <w:r w:rsidRPr="00C274CD">
        <w:rPr>
          <w:rFonts w:ascii="Bookman Old Style" w:eastAsia="Bookman Old Style" w:hAnsi="Bookman Old Style"/>
          <w:color w:val="EB218A"/>
          <w:spacing w:val="-4"/>
          <w:sz w:val="17"/>
          <w:lang w:val="en-GB"/>
        </w:rPr>
        <w:t xml:space="preserve"> </w:t>
      </w:r>
      <w:r w:rsidRPr="00C274CD">
        <w:rPr>
          <w:rFonts w:ascii="Bookman Old Style" w:eastAsia="Bookman Old Style" w:hAnsi="Bookman Old Style"/>
          <w:color w:val="000000"/>
          <w:spacing w:val="-4"/>
          <w:sz w:val="17"/>
          <w:lang w:val="en-GB"/>
        </w:rPr>
        <w:t>(2020).</w:t>
      </w:r>
    </w:p>
    <w:p w14:paraId="066B94F2" w14:textId="77777777" w:rsidR="004041F0" w:rsidRPr="00C274CD" w:rsidRDefault="004018F1">
      <w:pPr>
        <w:numPr>
          <w:ilvl w:val="0"/>
          <w:numId w:val="1"/>
        </w:numPr>
        <w:tabs>
          <w:tab w:val="left" w:pos="360"/>
        </w:tabs>
        <w:spacing w:line="208" w:lineRule="exact"/>
        <w:ind w:left="360" w:hanging="360"/>
        <w:jc w:val="both"/>
        <w:textAlignment w:val="baseline"/>
        <w:rPr>
          <w:rFonts w:ascii="Bookman Old Style" w:eastAsia="Bookman Old Style" w:hAnsi="Bookman Old Style"/>
          <w:color w:val="000000"/>
          <w:spacing w:val="-1"/>
          <w:sz w:val="17"/>
          <w:lang w:val="en-GB"/>
        </w:rPr>
      </w:pPr>
      <w:r w:rsidRPr="00C274CD">
        <w:rPr>
          <w:rFonts w:ascii="Bookman Old Style" w:eastAsia="Bookman Old Style" w:hAnsi="Bookman Old Style"/>
          <w:color w:val="000000"/>
          <w:spacing w:val="-1"/>
          <w:sz w:val="17"/>
          <w:lang w:val="en-GB"/>
        </w:rPr>
        <w:lastRenderedPageBreak/>
        <w:t xml:space="preserve">R. </w:t>
      </w:r>
      <w:proofErr w:type="spellStart"/>
      <w:r w:rsidRPr="00C274CD">
        <w:rPr>
          <w:rFonts w:ascii="Bookman Old Style" w:eastAsia="Bookman Old Style" w:hAnsi="Bookman Old Style"/>
          <w:color w:val="000000"/>
          <w:spacing w:val="-1"/>
          <w:sz w:val="17"/>
          <w:lang w:val="en-GB"/>
        </w:rPr>
        <w:t>Saltini</w:t>
      </w:r>
      <w:proofErr w:type="spellEnd"/>
      <w:r w:rsidRPr="00C274CD">
        <w:rPr>
          <w:rFonts w:ascii="Bookman Old Style" w:eastAsia="Bookman Old Style" w:hAnsi="Bookman Old Style"/>
          <w:color w:val="000000"/>
          <w:spacing w:val="-1"/>
          <w:sz w:val="17"/>
          <w:lang w:val="en-GB"/>
        </w:rPr>
        <w:t xml:space="preserve"> and D. Hyland-Wood, IBFT 2.0: A safe and live variation of the IBFT blockchain consensus proto-</w:t>
      </w:r>
      <w:r w:rsidRPr="00C274CD">
        <w:rPr>
          <w:rFonts w:ascii="Bookman Old Style" w:eastAsia="Bookman Old Style" w:hAnsi="Bookman Old Style"/>
          <w:color w:val="000000"/>
          <w:sz w:val="24"/>
          <w:lang w:val="en-GB"/>
        </w:rPr>
        <w:t xml:space="preserve"> </w:t>
      </w:r>
    </w:p>
    <w:p w14:paraId="683DB5C5" w14:textId="77777777" w:rsidR="004041F0" w:rsidRPr="00C274CD" w:rsidRDefault="004041F0">
      <w:pPr>
        <w:rPr>
          <w:lang w:val="en-GB"/>
        </w:rPr>
        <w:sectPr w:rsidR="004041F0" w:rsidRPr="00C274CD">
          <w:type w:val="continuous"/>
          <w:pgSz w:w="12240" w:h="15840"/>
          <w:pgMar w:top="560" w:right="994" w:bottom="1054" w:left="1121" w:header="720" w:footer="720" w:gutter="0"/>
          <w:cols w:num="2" w:space="0" w:equalWidth="0">
            <w:col w:w="4881" w:space="363"/>
            <w:col w:w="4881" w:space="0"/>
          </w:cols>
        </w:sectPr>
      </w:pPr>
    </w:p>
    <w:p w14:paraId="227326B4" w14:textId="77777777" w:rsidR="004041F0" w:rsidRPr="00C274CD" w:rsidRDefault="004018F1">
      <w:pPr>
        <w:spacing w:before="28" w:after="277" w:line="241" w:lineRule="exact"/>
        <w:jc w:val="right"/>
        <w:textAlignment w:val="baseline"/>
        <w:rPr>
          <w:rFonts w:eastAsia="Times New Roman"/>
          <w:color w:val="000000"/>
          <w:sz w:val="21"/>
          <w:lang w:val="en-GB"/>
        </w:rPr>
      </w:pPr>
      <w:r w:rsidRPr="00C274CD">
        <w:rPr>
          <w:rFonts w:eastAsia="Times New Roman"/>
          <w:color w:val="000000"/>
          <w:sz w:val="21"/>
          <w:lang w:val="en-GB"/>
        </w:rPr>
        <w:lastRenderedPageBreak/>
        <w:t>3</w:t>
      </w:r>
    </w:p>
    <w:p w14:paraId="36A07C97" w14:textId="77777777" w:rsidR="004041F0" w:rsidRPr="00C274CD" w:rsidRDefault="004041F0">
      <w:pPr>
        <w:spacing w:before="28" w:after="277" w:line="241" w:lineRule="exact"/>
        <w:rPr>
          <w:lang w:val="en-GB"/>
        </w:rPr>
        <w:sectPr w:rsidR="004041F0" w:rsidRPr="00C274CD">
          <w:pgSz w:w="12240" w:h="15840"/>
          <w:pgMar w:top="520" w:right="953" w:bottom="12479" w:left="11087" w:header="720" w:footer="720" w:gutter="0"/>
          <w:cols w:space="720"/>
        </w:sectPr>
      </w:pPr>
    </w:p>
    <w:p w14:paraId="45D88559" w14:textId="77777777" w:rsidR="004041F0" w:rsidRPr="00C274CD" w:rsidRDefault="004018F1">
      <w:pPr>
        <w:spacing w:before="2" w:line="209" w:lineRule="exact"/>
        <w:ind w:left="360"/>
        <w:textAlignment w:val="baseline"/>
        <w:rPr>
          <w:rFonts w:eastAsia="Times New Roman"/>
          <w:color w:val="000000"/>
          <w:sz w:val="18"/>
          <w:lang w:val="en-GB"/>
        </w:rPr>
      </w:pPr>
      <w:r w:rsidRPr="00C274CD">
        <w:rPr>
          <w:rFonts w:eastAsia="Times New Roman"/>
          <w:color w:val="000000"/>
          <w:sz w:val="18"/>
          <w:lang w:val="en-GB"/>
        </w:rPr>
        <w:t xml:space="preserve">col for eventually synchronous networks, </w:t>
      </w:r>
      <w:proofErr w:type="spellStart"/>
      <w:r w:rsidRPr="00C274CD">
        <w:rPr>
          <w:rFonts w:eastAsia="Times New Roman"/>
          <w:color w:val="000000"/>
          <w:sz w:val="18"/>
          <w:lang w:val="en-GB"/>
        </w:rPr>
        <w:t>arXiv</w:t>
      </w:r>
      <w:proofErr w:type="spellEnd"/>
      <w:r w:rsidRPr="00C274CD">
        <w:rPr>
          <w:rFonts w:eastAsia="Times New Roman"/>
          <w:color w:val="000000"/>
          <w:sz w:val="18"/>
          <w:lang w:val="en-GB"/>
        </w:rPr>
        <w:t xml:space="preserve"> preprint arXiv:1909.10194</w:t>
      </w:r>
      <w:r w:rsidRPr="00C274CD">
        <w:rPr>
          <w:rFonts w:eastAsia="Times New Roman"/>
          <w:color w:val="EB218A"/>
          <w:sz w:val="18"/>
          <w:lang w:val="en-GB"/>
        </w:rPr>
        <w:t xml:space="preserve"> </w:t>
      </w:r>
      <w:hyperlink r:id="rId30">
        <w:r w:rsidRPr="00C274CD">
          <w:rPr>
            <w:rFonts w:eastAsia="Times New Roman"/>
            <w:color w:val="0000FF"/>
            <w:sz w:val="18"/>
            <w:u w:val="single"/>
            <w:lang w:val="en-GB"/>
          </w:rPr>
          <w:t>10.48550/arXiv.1909.10194</w:t>
        </w:r>
      </w:hyperlink>
      <w:r w:rsidRPr="00C274CD">
        <w:rPr>
          <w:rFonts w:eastAsia="Times New Roman"/>
          <w:color w:val="000000"/>
          <w:sz w:val="18"/>
          <w:lang w:val="en-GB"/>
        </w:rPr>
        <w:t xml:space="preserve"> (2019).</w:t>
      </w:r>
    </w:p>
    <w:p w14:paraId="1E806EAB" w14:textId="6B9B79F0" w:rsidR="004041F0" w:rsidRPr="00C274CD" w:rsidRDefault="004018F1" w:rsidP="004018F1">
      <w:pPr>
        <w:spacing w:before="2" w:line="209" w:lineRule="exact"/>
        <w:textAlignment w:val="baseline"/>
        <w:rPr>
          <w:rFonts w:eastAsia="Times New Roman"/>
          <w:color w:val="000000"/>
          <w:spacing w:val="6"/>
          <w:sz w:val="18"/>
          <w:lang w:val="en-GB"/>
        </w:rPr>
      </w:pPr>
      <w:r w:rsidRPr="00C274CD">
        <w:rPr>
          <w:rFonts w:eastAsia="Times New Roman"/>
          <w:color w:val="000000"/>
          <w:spacing w:val="6"/>
          <w:sz w:val="18"/>
          <w:lang w:val="en-GB"/>
        </w:rPr>
        <w:t>[17] Hyperledger Besu,</w:t>
      </w:r>
      <w:r w:rsidRPr="00C274CD">
        <w:rPr>
          <w:rFonts w:eastAsia="Times New Roman"/>
          <w:color w:val="EB218A"/>
          <w:spacing w:val="6"/>
          <w:sz w:val="18"/>
          <w:lang w:val="en-GB"/>
        </w:rPr>
        <w:t xml:space="preserve"> </w:t>
      </w:r>
      <w:hyperlink r:id="rId31">
        <w:r w:rsidRPr="00C274CD">
          <w:rPr>
            <w:rFonts w:eastAsia="Times New Roman"/>
            <w:color w:val="0000FF"/>
            <w:spacing w:val="6"/>
            <w:sz w:val="18"/>
            <w:u w:val="single"/>
            <w:lang w:val="en-GB"/>
          </w:rPr>
          <w:t>Proof of authority consensus</w:t>
        </w:r>
      </w:hyperlink>
      <w:r w:rsidRPr="00C274CD">
        <w:rPr>
          <w:rFonts w:eastAsia="Times New Roman"/>
          <w:color w:val="000000"/>
          <w:spacing w:val="6"/>
          <w:sz w:val="18"/>
          <w:lang w:val="en-GB"/>
        </w:rPr>
        <w:t xml:space="preserve"> (2026).</w:t>
      </w:r>
    </w:p>
    <w:p w14:paraId="4022469A" w14:textId="5BC7810B" w:rsidR="004041F0" w:rsidRPr="00C274CD" w:rsidRDefault="004018F1" w:rsidP="004018F1">
      <w:pPr>
        <w:spacing w:line="206" w:lineRule="exact"/>
        <w:textAlignment w:val="baseline"/>
        <w:rPr>
          <w:rFonts w:eastAsia="Times New Roman"/>
          <w:color w:val="000000"/>
          <w:spacing w:val="7"/>
          <w:sz w:val="18"/>
          <w:lang w:val="en-GB"/>
        </w:rPr>
      </w:pPr>
      <w:r w:rsidRPr="00C274CD">
        <w:rPr>
          <w:rFonts w:eastAsia="Times New Roman"/>
          <w:color w:val="000000"/>
          <w:spacing w:val="7"/>
          <w:sz w:val="18"/>
          <w:lang w:val="en-GB"/>
        </w:rPr>
        <w:t>[18] ConsenSys,</w:t>
      </w:r>
      <w:r w:rsidRPr="00C274CD">
        <w:rPr>
          <w:rFonts w:eastAsia="Times New Roman"/>
          <w:color w:val="EB218A"/>
          <w:spacing w:val="7"/>
          <w:sz w:val="18"/>
          <w:lang w:val="en-GB"/>
        </w:rPr>
        <w:t xml:space="preserve"> </w:t>
      </w:r>
      <w:r w:rsidRPr="00C274CD">
        <w:rPr>
          <w:lang w:val="en-GB"/>
        </w:rPr>
        <w:fldChar w:fldCharType="begin"/>
      </w:r>
      <w:r w:rsidRPr="00C274CD">
        <w:rPr>
          <w:lang w:val="en-GB"/>
        </w:rPr>
        <w:instrText>HYPERLINK "https://docs.goquorum.consensys.io/concepts/consensus" \h</w:instrText>
      </w:r>
      <w:r w:rsidRPr="00C274CD">
        <w:rPr>
          <w:lang w:val="en-GB"/>
        </w:rPr>
      </w:r>
      <w:r w:rsidRPr="00C274CD">
        <w:rPr>
          <w:lang w:val="en-GB"/>
        </w:rPr>
        <w:fldChar w:fldCharType="separate"/>
      </w:r>
      <w:proofErr w:type="spellStart"/>
      <w:r w:rsidRPr="00C274CD">
        <w:rPr>
          <w:rFonts w:eastAsia="Times New Roman"/>
          <w:color w:val="0000FF"/>
          <w:spacing w:val="7"/>
          <w:sz w:val="18"/>
          <w:u w:val="single"/>
          <w:lang w:val="en-GB"/>
        </w:rPr>
        <w:t>Go</w:t>
      </w:r>
      <w:ins w:id="65" w:author="Dear Michael" w:date="2026-05-20T14:50:00Z" w16du:dateUtc="2026-05-20T12:50:00Z">
        <w:r w:rsidR="00932C77">
          <w:rPr>
            <w:rFonts w:eastAsia="Times New Roman"/>
            <w:color w:val="0000FF"/>
            <w:spacing w:val="7"/>
            <w:sz w:val="18"/>
            <w:u w:val="single"/>
            <w:lang w:val="en-GB"/>
          </w:rPr>
          <w:t>Q</w:t>
        </w:r>
      </w:ins>
      <w:del w:id="66" w:author="Dear Michael" w:date="2026-05-20T14:50:00Z" w16du:dateUtc="2026-05-20T12:50:00Z">
        <w:r w:rsidRPr="00C274CD" w:rsidDel="00932C77">
          <w:rPr>
            <w:rFonts w:eastAsia="Times New Roman"/>
            <w:color w:val="0000FF"/>
            <w:spacing w:val="7"/>
            <w:sz w:val="18"/>
            <w:u w:val="single"/>
            <w:lang w:val="en-GB"/>
          </w:rPr>
          <w:delText>q</w:delText>
        </w:r>
      </w:del>
      <w:r w:rsidRPr="00C274CD">
        <w:rPr>
          <w:rFonts w:eastAsia="Times New Roman"/>
          <w:color w:val="0000FF"/>
          <w:spacing w:val="7"/>
          <w:sz w:val="18"/>
          <w:u w:val="single"/>
          <w:lang w:val="en-GB"/>
        </w:rPr>
        <w:t>uorum</w:t>
      </w:r>
      <w:proofErr w:type="spellEnd"/>
      <w:r w:rsidRPr="00C274CD">
        <w:rPr>
          <w:rFonts w:eastAsia="Times New Roman"/>
          <w:color w:val="0000FF"/>
          <w:spacing w:val="7"/>
          <w:sz w:val="18"/>
          <w:u w:val="single"/>
          <w:lang w:val="en-GB"/>
        </w:rPr>
        <w:t xml:space="preserve"> c</w:t>
      </w:r>
      <w:r w:rsidRPr="00C274CD">
        <w:rPr>
          <w:rFonts w:eastAsia="Times New Roman"/>
          <w:color w:val="0000FF"/>
          <w:spacing w:val="7"/>
          <w:sz w:val="18"/>
          <w:u w:val="single"/>
          <w:lang w:val="en-GB"/>
        </w:rPr>
        <w:t>o</w:t>
      </w:r>
      <w:r w:rsidRPr="00C274CD">
        <w:rPr>
          <w:rFonts w:eastAsia="Times New Roman"/>
          <w:color w:val="0000FF"/>
          <w:spacing w:val="7"/>
          <w:sz w:val="18"/>
          <w:u w:val="single"/>
          <w:lang w:val="en-GB"/>
        </w:rPr>
        <w:t>nsensus protocols</w:t>
      </w:r>
      <w:r w:rsidRPr="00C274CD">
        <w:rPr>
          <w:lang w:val="en-GB"/>
        </w:rPr>
        <w:fldChar w:fldCharType="end"/>
      </w:r>
      <w:r w:rsidRPr="00C274CD">
        <w:rPr>
          <w:rFonts w:eastAsia="Times New Roman"/>
          <w:color w:val="000000"/>
          <w:spacing w:val="7"/>
          <w:sz w:val="18"/>
          <w:lang w:val="en-GB"/>
        </w:rPr>
        <w:t xml:space="preserve"> (2026).</w:t>
      </w:r>
    </w:p>
    <w:p w14:paraId="7DFB496C" w14:textId="2376CAF9" w:rsidR="004041F0" w:rsidRPr="00C274CD" w:rsidRDefault="004018F1" w:rsidP="004018F1">
      <w:pPr>
        <w:spacing w:before="2" w:line="209" w:lineRule="exact"/>
        <w:textAlignment w:val="baseline"/>
        <w:rPr>
          <w:rFonts w:eastAsia="Times New Roman"/>
          <w:color w:val="000000"/>
          <w:spacing w:val="8"/>
          <w:sz w:val="18"/>
          <w:lang w:val="en-GB"/>
        </w:rPr>
      </w:pPr>
      <w:r w:rsidRPr="00C274CD">
        <w:rPr>
          <w:rFonts w:eastAsia="Times New Roman"/>
          <w:color w:val="000000"/>
          <w:spacing w:val="8"/>
          <w:sz w:val="18"/>
          <w:lang w:val="en-GB"/>
        </w:rPr>
        <w:t>[19] R3,</w:t>
      </w:r>
      <w:r w:rsidRPr="00C274CD">
        <w:rPr>
          <w:rFonts w:eastAsia="Times New Roman"/>
          <w:color w:val="EB218A"/>
          <w:spacing w:val="8"/>
          <w:sz w:val="18"/>
          <w:lang w:val="en-GB"/>
        </w:rPr>
        <w:t xml:space="preserve"> </w:t>
      </w:r>
      <w:r w:rsidRPr="00C274CD">
        <w:rPr>
          <w:lang w:val="en-GB"/>
        </w:rPr>
        <w:fldChar w:fldCharType="begin"/>
      </w:r>
      <w:r w:rsidRPr="00C274CD">
        <w:rPr>
          <w:lang w:val="en-GB"/>
        </w:rPr>
        <w:instrText>HYPERLINK "https://docs.r3.com/en/platform/corda/5.2/developing-applications/ledger/notaries.html" \h</w:instrText>
      </w:r>
      <w:r w:rsidRPr="00C274CD">
        <w:rPr>
          <w:lang w:val="en-GB"/>
        </w:rPr>
      </w:r>
      <w:r w:rsidRPr="00C274CD">
        <w:rPr>
          <w:lang w:val="en-GB"/>
        </w:rPr>
        <w:fldChar w:fldCharType="separate"/>
      </w:r>
      <w:r w:rsidRPr="00C274CD">
        <w:rPr>
          <w:rFonts w:eastAsia="Times New Roman"/>
          <w:color w:val="0000FF"/>
          <w:spacing w:val="8"/>
          <w:sz w:val="18"/>
          <w:u w:val="single"/>
          <w:lang w:val="en-GB"/>
        </w:rPr>
        <w:t xml:space="preserve">Notaries </w:t>
      </w:r>
      <w:del w:id="67" w:author="Dear Michael" w:date="2026-05-20T14:50:00Z" w16du:dateUtc="2026-05-20T12:50:00Z">
        <w:r w:rsidRPr="00C274CD" w:rsidDel="00932C77">
          <w:rPr>
            <w:rFonts w:eastAsia="Times New Roman"/>
            <w:color w:val="0000FF"/>
            <w:spacing w:val="8"/>
            <w:sz w:val="18"/>
            <w:u w:val="single"/>
            <w:lang w:val="en-GB"/>
          </w:rPr>
          <w:delText xml:space="preserve">- </w:delText>
        </w:r>
      </w:del>
      <w:ins w:id="68" w:author="Dear Michael" w:date="2026-05-20T14:50:00Z" w16du:dateUtc="2026-05-20T12:50:00Z">
        <w:r w:rsidR="00932C77">
          <w:rPr>
            <w:rFonts w:eastAsia="Times New Roman"/>
            <w:color w:val="0000FF"/>
            <w:spacing w:val="8"/>
            <w:sz w:val="18"/>
            <w:u w:val="single"/>
            <w:lang w:val="en-GB"/>
          </w:rPr>
          <w:t>–</w:t>
        </w:r>
        <w:r w:rsidR="00932C77" w:rsidRPr="00C274CD">
          <w:rPr>
            <w:rFonts w:eastAsia="Times New Roman"/>
            <w:color w:val="0000FF"/>
            <w:spacing w:val="8"/>
            <w:sz w:val="18"/>
            <w:u w:val="single"/>
            <w:lang w:val="en-GB"/>
          </w:rPr>
          <w:t xml:space="preserve"> </w:t>
        </w:r>
      </w:ins>
      <w:del w:id="69" w:author="Dear Michael" w:date="2026-05-20T14:50:00Z" w16du:dateUtc="2026-05-20T12:50:00Z">
        <w:r w:rsidRPr="00C274CD" w:rsidDel="00932C77">
          <w:rPr>
            <w:rFonts w:eastAsia="Times New Roman"/>
            <w:color w:val="0000FF"/>
            <w:spacing w:val="8"/>
            <w:sz w:val="18"/>
            <w:u w:val="single"/>
            <w:lang w:val="en-GB"/>
          </w:rPr>
          <w:delText>c</w:delText>
        </w:r>
      </w:del>
      <w:ins w:id="70" w:author="Dear Michael" w:date="2026-05-20T14:50:00Z" w16du:dateUtc="2026-05-20T12:50:00Z">
        <w:r w:rsidR="00932C77">
          <w:rPr>
            <w:rFonts w:eastAsia="Times New Roman"/>
            <w:color w:val="0000FF"/>
            <w:spacing w:val="8"/>
            <w:sz w:val="18"/>
            <w:u w:val="single"/>
            <w:lang w:val="en-GB"/>
          </w:rPr>
          <w:t>C</w:t>
        </w:r>
      </w:ins>
      <w:r w:rsidRPr="00C274CD">
        <w:rPr>
          <w:rFonts w:eastAsia="Times New Roman"/>
          <w:color w:val="0000FF"/>
          <w:spacing w:val="8"/>
          <w:sz w:val="18"/>
          <w:u w:val="single"/>
          <w:lang w:val="en-GB"/>
        </w:rPr>
        <w:t>orda doc</w:t>
      </w:r>
      <w:r w:rsidRPr="00C274CD">
        <w:rPr>
          <w:rFonts w:eastAsia="Times New Roman"/>
          <w:color w:val="0000FF"/>
          <w:spacing w:val="8"/>
          <w:sz w:val="18"/>
          <w:u w:val="single"/>
          <w:lang w:val="en-GB"/>
        </w:rPr>
        <w:t>u</w:t>
      </w:r>
      <w:r w:rsidRPr="00C274CD">
        <w:rPr>
          <w:rFonts w:eastAsia="Times New Roman"/>
          <w:color w:val="0000FF"/>
          <w:spacing w:val="8"/>
          <w:sz w:val="18"/>
          <w:u w:val="single"/>
          <w:lang w:val="en-GB"/>
        </w:rPr>
        <w:t>mentation</w:t>
      </w:r>
      <w:r w:rsidRPr="00C274CD">
        <w:rPr>
          <w:lang w:val="en-GB"/>
        </w:rPr>
        <w:fldChar w:fldCharType="end"/>
      </w:r>
      <w:r w:rsidRPr="00C274CD">
        <w:rPr>
          <w:rFonts w:eastAsia="Times New Roman"/>
          <w:color w:val="000000"/>
          <w:spacing w:val="8"/>
          <w:sz w:val="18"/>
          <w:lang w:val="en-GB"/>
        </w:rPr>
        <w:t xml:space="preserve"> (2026).</w:t>
      </w:r>
    </w:p>
    <w:p w14:paraId="2C3CBF61" w14:textId="23F2E04E" w:rsidR="004041F0" w:rsidRPr="00C274CD" w:rsidRDefault="004018F1" w:rsidP="004018F1">
      <w:pPr>
        <w:spacing w:line="207" w:lineRule="exact"/>
        <w:textAlignment w:val="baseline"/>
        <w:rPr>
          <w:rFonts w:eastAsia="Times New Roman"/>
          <w:color w:val="000000"/>
          <w:spacing w:val="7"/>
          <w:sz w:val="18"/>
          <w:lang w:val="en-GB"/>
        </w:rPr>
      </w:pPr>
      <w:r w:rsidRPr="00C274CD">
        <w:rPr>
          <w:rFonts w:eastAsia="Times New Roman"/>
          <w:color w:val="000000"/>
          <w:spacing w:val="7"/>
          <w:sz w:val="18"/>
          <w:lang w:val="en-GB"/>
        </w:rPr>
        <w:t>[20]Hyperledger Fabric,</w:t>
      </w:r>
      <w:r w:rsidRPr="00C274CD">
        <w:rPr>
          <w:rFonts w:eastAsia="Times New Roman"/>
          <w:color w:val="EB218A"/>
          <w:spacing w:val="7"/>
          <w:sz w:val="18"/>
          <w:lang w:val="en-GB"/>
        </w:rPr>
        <w:t xml:space="preserve"> </w:t>
      </w:r>
      <w:hyperlink r:id="rId32">
        <w:r w:rsidRPr="00C274CD">
          <w:rPr>
            <w:rFonts w:eastAsia="Times New Roman"/>
            <w:color w:val="0000FF"/>
            <w:spacing w:val="7"/>
            <w:sz w:val="18"/>
            <w:u w:val="single"/>
            <w:lang w:val="en-GB"/>
          </w:rPr>
          <w:t>The ordering service</w:t>
        </w:r>
      </w:hyperlink>
      <w:r w:rsidRPr="00C274CD">
        <w:rPr>
          <w:rFonts w:eastAsia="Times New Roman"/>
          <w:color w:val="000000"/>
          <w:spacing w:val="7"/>
          <w:sz w:val="18"/>
          <w:lang w:val="en-GB"/>
        </w:rPr>
        <w:t xml:space="preserve"> (2026).</w:t>
      </w:r>
    </w:p>
    <w:p w14:paraId="3186AB8E" w14:textId="76C1FE14" w:rsidR="004041F0" w:rsidRPr="00C274CD" w:rsidRDefault="004018F1" w:rsidP="004018F1">
      <w:pPr>
        <w:spacing w:before="4" w:line="207" w:lineRule="exact"/>
        <w:textAlignment w:val="baseline"/>
        <w:rPr>
          <w:rFonts w:eastAsia="Times New Roman"/>
          <w:color w:val="000000"/>
          <w:sz w:val="18"/>
          <w:lang w:val="en-GB"/>
        </w:rPr>
      </w:pPr>
      <w:r w:rsidRPr="00C274CD">
        <w:rPr>
          <w:rFonts w:eastAsia="Times New Roman"/>
          <w:color w:val="000000"/>
          <w:sz w:val="18"/>
          <w:lang w:val="en-GB"/>
        </w:rPr>
        <w:t xml:space="preserve">[21] P. Daian, S. Goldfeder, T. Kell, Y. Li, X. Zhao, I. Bentov, L. Breidenbach, and A. Juels, Flash boys 2.0: </w:t>
      </w:r>
      <w:del w:id="71" w:author="Dear Michael" w:date="2026-05-20T14:51:00Z" w16du:dateUtc="2026-05-20T12:51:00Z">
        <w:r w:rsidRPr="00C274CD" w:rsidDel="00932C77">
          <w:rPr>
            <w:rFonts w:eastAsia="Times New Roman"/>
            <w:color w:val="000000"/>
            <w:sz w:val="18"/>
            <w:lang w:val="en-GB"/>
          </w:rPr>
          <w:delText>Frontrun</w:delText>
        </w:r>
        <w:r w:rsidRPr="00C274CD" w:rsidDel="00932C77">
          <w:rPr>
            <w:rFonts w:eastAsia="Times New Roman"/>
            <w:color w:val="000000"/>
            <w:sz w:val="18"/>
            <w:lang w:val="en-GB"/>
          </w:rPr>
          <w:softHyphen/>
          <w:delText xml:space="preserve"> </w:delText>
        </w:r>
      </w:del>
    </w:p>
    <w:p w14:paraId="16702CB9" w14:textId="0B3D4D30" w:rsidR="004041F0" w:rsidRPr="00C274CD" w:rsidRDefault="004018F1">
      <w:pPr>
        <w:spacing w:before="1" w:line="209" w:lineRule="exact"/>
        <w:ind w:left="360"/>
        <w:jc w:val="both"/>
        <w:textAlignment w:val="baseline"/>
        <w:rPr>
          <w:rFonts w:eastAsia="Times New Roman"/>
          <w:color w:val="000000"/>
          <w:sz w:val="18"/>
          <w:lang w:val="en-GB"/>
        </w:rPr>
      </w:pPr>
      <w:r w:rsidRPr="00C274CD">
        <w:rPr>
          <w:lang w:val="en-GB"/>
        </w:rPr>
        <w:br w:type="column"/>
      </w:r>
      <w:ins w:id="72" w:author="Dear Michael" w:date="2026-05-20T14:51:00Z" w16du:dateUtc="2026-05-20T12:51:00Z">
        <w:r w:rsidR="00932C77" w:rsidRPr="00C274CD">
          <w:rPr>
            <w:rFonts w:eastAsia="Times New Roman"/>
            <w:color w:val="000000"/>
            <w:sz w:val="18"/>
            <w:lang w:val="en-GB"/>
          </w:rPr>
          <w:t>Frontrun</w:t>
        </w:r>
        <w:r w:rsidR="00932C77" w:rsidRPr="00C274CD">
          <w:rPr>
            <w:rFonts w:eastAsia="Times New Roman"/>
            <w:color w:val="000000"/>
            <w:sz w:val="18"/>
            <w:lang w:val="en-GB"/>
          </w:rPr>
          <w:softHyphen/>
        </w:r>
      </w:ins>
      <w:r w:rsidRPr="00C274CD">
        <w:rPr>
          <w:rFonts w:eastAsia="Times New Roman"/>
          <w:color w:val="000000"/>
          <w:sz w:val="18"/>
          <w:lang w:val="en-GB"/>
        </w:rPr>
        <w:t>ning, transaction reordering, and consensus instability in decentralized exchanges, in</w:t>
      </w:r>
      <w:r w:rsidRPr="00C274CD">
        <w:rPr>
          <w:rFonts w:eastAsia="Times New Roman"/>
          <w:i/>
          <w:color w:val="EB218A"/>
          <w:sz w:val="18"/>
          <w:lang w:val="en-GB"/>
        </w:rPr>
        <w:t xml:space="preserve"> </w:t>
      </w:r>
      <w:hyperlink r:id="rId33">
        <w:r w:rsidRPr="00C274CD">
          <w:rPr>
            <w:rFonts w:eastAsia="Times New Roman"/>
            <w:i/>
            <w:color w:val="0000FF"/>
            <w:sz w:val="18"/>
            <w:u w:val="single"/>
            <w:lang w:val="en-GB"/>
          </w:rPr>
          <w:t>2020 IEEE Symposium on Security and Privacy (SP)</w:t>
        </w:r>
      </w:hyperlink>
      <w:r w:rsidRPr="00C274CD">
        <w:rPr>
          <w:rFonts w:eastAsia="Times New Roman"/>
          <w:color w:val="000000"/>
          <w:sz w:val="18"/>
          <w:lang w:val="en-GB"/>
        </w:rPr>
        <w:t xml:space="preserve"> (IEEE, 2020) pp. 910–927, </w:t>
      </w:r>
      <w:hyperlink r:id="rId34">
        <w:r w:rsidRPr="00C274CD">
          <w:rPr>
            <w:rFonts w:eastAsia="Times New Roman"/>
            <w:color w:val="0000FF"/>
            <w:sz w:val="18"/>
            <w:u w:val="single"/>
            <w:lang w:val="en-GB"/>
          </w:rPr>
          <w:t>arXiv:1904.05234 [cs.CR]</w:t>
        </w:r>
      </w:hyperlink>
      <w:r w:rsidRPr="00C274CD">
        <w:rPr>
          <w:rFonts w:eastAsia="Times New Roman"/>
          <w:color w:val="EB218A"/>
          <w:sz w:val="18"/>
          <w:lang w:val="en-GB"/>
        </w:rPr>
        <w:t>.</w:t>
      </w:r>
    </w:p>
    <w:p w14:paraId="68706948" w14:textId="25B42D5A" w:rsidR="004041F0" w:rsidRPr="00C274CD" w:rsidRDefault="004018F1" w:rsidP="004018F1">
      <w:pPr>
        <w:spacing w:before="2" w:line="207" w:lineRule="exact"/>
        <w:jc w:val="both"/>
        <w:textAlignment w:val="baseline"/>
        <w:rPr>
          <w:rFonts w:eastAsia="Times New Roman"/>
          <w:color w:val="000000"/>
          <w:sz w:val="18"/>
          <w:lang w:val="en-GB"/>
        </w:rPr>
      </w:pPr>
      <w:r w:rsidRPr="00C274CD">
        <w:rPr>
          <w:rFonts w:eastAsia="Times New Roman"/>
          <w:color w:val="000000"/>
          <w:sz w:val="18"/>
          <w:lang w:val="en-GB"/>
        </w:rPr>
        <w:t>[22] S. Eskandari, S. Moosavi, and J. Clark, Sok: Transpar</w:t>
      </w:r>
      <w:r w:rsidRPr="00C274CD">
        <w:rPr>
          <w:rFonts w:eastAsia="Times New Roman"/>
          <w:color w:val="000000"/>
          <w:sz w:val="18"/>
          <w:lang w:val="en-GB"/>
        </w:rPr>
        <w:softHyphen/>
        <w:t xml:space="preserve">ent dishonesty: Front-running attacks on blockchain, in </w:t>
      </w:r>
      <w:hyperlink r:id="rId35">
        <w:r w:rsidRPr="00C274CD">
          <w:rPr>
            <w:rFonts w:eastAsia="Times New Roman"/>
            <w:i/>
            <w:color w:val="0000FF"/>
            <w:sz w:val="18"/>
            <w:u w:val="single"/>
            <w:lang w:val="en-GB"/>
          </w:rPr>
          <w:t>Financial Cryptography and Data Security Workshops</w:t>
        </w:r>
      </w:hyperlink>
      <w:r w:rsidRPr="00C274CD">
        <w:rPr>
          <w:rFonts w:eastAsia="Times New Roman"/>
          <w:color w:val="EB218A"/>
          <w:sz w:val="18"/>
          <w:lang w:val="en-GB"/>
        </w:rPr>
        <w:t xml:space="preserve">, </w:t>
      </w:r>
      <w:r w:rsidRPr="00C274CD">
        <w:rPr>
          <w:rFonts w:eastAsia="Times New Roman"/>
          <w:color w:val="000000"/>
          <w:sz w:val="18"/>
          <w:lang w:val="en-GB"/>
        </w:rPr>
        <w:t>Lecture Notes in Computer Science, Vol. 11599 (Springer, 2019) pp. 170–189,</w:t>
      </w:r>
      <w:r w:rsidRPr="00C274CD">
        <w:rPr>
          <w:rFonts w:eastAsia="Times New Roman"/>
          <w:color w:val="EB218A"/>
          <w:sz w:val="18"/>
          <w:lang w:val="en-GB"/>
        </w:rPr>
        <w:t xml:space="preserve"> </w:t>
      </w:r>
      <w:hyperlink r:id="rId36">
        <w:r w:rsidRPr="00C274CD">
          <w:rPr>
            <w:rFonts w:eastAsia="Times New Roman"/>
            <w:color w:val="0000FF"/>
            <w:sz w:val="18"/>
            <w:u w:val="single"/>
            <w:lang w:val="en-GB"/>
          </w:rPr>
          <w:t>arXiv:1902.05164 [cs.CR]</w:t>
        </w:r>
      </w:hyperlink>
      <w:r w:rsidRPr="00C274CD">
        <w:rPr>
          <w:rFonts w:eastAsia="Times New Roman"/>
          <w:color w:val="EB218A"/>
          <w:sz w:val="18"/>
          <w:lang w:val="en-GB"/>
        </w:rPr>
        <w:t>.</w:t>
      </w:r>
    </w:p>
    <w:sectPr w:rsidR="004041F0" w:rsidRPr="00C274CD">
      <w:type w:val="continuous"/>
      <w:pgSz w:w="12240" w:h="15840"/>
      <w:pgMar w:top="520" w:right="989" w:bottom="12479" w:left="1097" w:header="720" w:footer="720" w:gutter="0"/>
      <w:cols w:num="2" w:space="0" w:equalWidth="0">
        <w:col w:w="4886" w:space="382"/>
        <w:col w:w="4886"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Dear Michael" w:date="2026-05-20T14:24:00Z" w:initials="MD">
    <w:p w14:paraId="27434B66" w14:textId="77777777" w:rsidR="00027292" w:rsidRDefault="00027292" w:rsidP="00027292">
      <w:pPr>
        <w:pStyle w:val="Kommentartext"/>
      </w:pPr>
      <w:r>
        <w:rPr>
          <w:rStyle w:val="Kommentarzeichen"/>
        </w:rPr>
        <w:annotationRef/>
      </w:r>
      <w:r>
        <w:t>Wir verwenden internationales Datenformat, nicht US</w:t>
      </w:r>
    </w:p>
  </w:comment>
  <w:comment w:id="21" w:author="Dear Michael" w:date="2026-05-20T14:43:00Z" w:initials="MD">
    <w:p w14:paraId="6A4E8C0C" w14:textId="77777777" w:rsidR="00C274CD" w:rsidRDefault="00C274CD" w:rsidP="00C274CD">
      <w:pPr>
        <w:pStyle w:val="Kommentartext"/>
      </w:pPr>
      <w:r>
        <w:rPr>
          <w:rStyle w:val="Kommentarzeichen"/>
        </w:rPr>
        <w:annotationRef/>
      </w:r>
      <w:r>
        <w:t>Makes it clearer that the options are „not joining“ and „creating rival infrastructures“. Otherwise, the sentence could have been construed as „to not create rival infrastructures“.</w:t>
      </w:r>
    </w:p>
  </w:comment>
  <w:comment w:id="24" w:author="Dear Michael" w:date="2026-05-20T14:43:00Z" w:initials="MD">
    <w:p w14:paraId="57F6D013" w14:textId="77777777" w:rsidR="00C274CD" w:rsidRDefault="00C274CD" w:rsidP="00C274CD">
      <w:pPr>
        <w:pStyle w:val="Kommentartext"/>
      </w:pPr>
      <w:r>
        <w:rPr>
          <w:rStyle w:val="Kommentarzeichen"/>
        </w:rPr>
        <w:annotationRef/>
      </w:r>
      <w:r>
        <w:t>Or, alternatively, „intended“</w:t>
      </w:r>
    </w:p>
  </w:comment>
  <w:comment w:id="37" w:author="Dear Michael" w:date="2026-05-20T14:44:00Z" w:initials="MD">
    <w:p w14:paraId="26855C6F" w14:textId="77777777" w:rsidR="00C274CD" w:rsidRDefault="00C274CD" w:rsidP="00C274CD">
      <w:pPr>
        <w:pStyle w:val="Kommentartext"/>
      </w:pPr>
      <w:r>
        <w:rPr>
          <w:rStyle w:val="Kommentarzeichen"/>
        </w:rPr>
        <w:annotationRef/>
      </w:r>
      <w:r>
        <w:t>We normally use UK spelling conventions. However, as I presume the rest of the paper uses your spelling conventions consistently, I have left this as 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434B66" w15:done="0"/>
  <w15:commentEx w15:paraId="6A4E8C0C" w15:done="0"/>
  <w15:commentEx w15:paraId="57F6D013" w15:done="0"/>
  <w15:commentEx w15:paraId="26855C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B6D83A" w16cex:dateUtc="2026-05-20T12:24:00Z"/>
  <w16cex:commentExtensible w16cex:durableId="27A89FC8" w16cex:dateUtc="2026-05-20T12:43:00Z"/>
  <w16cex:commentExtensible w16cex:durableId="33D366F4" w16cex:dateUtc="2026-05-20T12:43:00Z"/>
  <w16cex:commentExtensible w16cex:durableId="38E11C76" w16cex:dateUtc="2026-05-20T1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434B66" w16cid:durableId="46B6D83A"/>
  <w16cid:commentId w16cid:paraId="6A4E8C0C" w16cid:durableId="27A89FC8"/>
  <w16cid:commentId w16cid:paraId="57F6D013" w16cid:durableId="33D366F4"/>
  <w16cid:commentId w16cid:paraId="26855C6F" w16cid:durableId="38E11C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21750" w14:textId="77777777" w:rsidR="0007762B" w:rsidRDefault="0007762B">
      <w:r>
        <w:separator/>
      </w:r>
    </w:p>
  </w:endnote>
  <w:endnote w:type="continuationSeparator" w:id="0">
    <w:p w14:paraId="73161F90" w14:textId="77777777" w:rsidR="0007762B" w:rsidRDefault="00077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Bookman Old Style">
    <w:charset w:val="00"/>
    <w:pitch w:val="variable"/>
    <w:family w:val="roman"/>
    <w:panose1 w:val="02020603050405020304"/>
  </w:font>
  <w:font w:name="Courier New">
    <w:charset w:val="00"/>
    <w:pitch w:val="fixed"/>
    <w:family w:val="modern"/>
    <w:panose1 w:val="02020603050405020304"/>
  </w:font>
  <w:font w:name="Tahoma">
    <w:charset w:val="00"/>
    <w:pitch w:val="variable"/>
    <w:family w:val="swiss"/>
    <w:panose1 w:val="02020603050405020304"/>
  </w:font>
  <w:font w:name="Times New Roman">
    <w:charset w:val="00"/>
    <w:pitch w:val="variable"/>
    <w:family w:val="roman"/>
    <w:panose1 w:val="020206030504050203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4B03D" w14:textId="77777777" w:rsidR="0007762B" w:rsidRDefault="0007762B"/>
  </w:footnote>
  <w:footnote w:type="continuationSeparator" w:id="0">
    <w:p w14:paraId="514EB150" w14:textId="77777777" w:rsidR="0007762B" w:rsidRDefault="000776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7520B"/>
    <w:multiLevelType w:val="multilevel"/>
    <w:tmpl w:val="90A4700E"/>
    <w:lvl w:ilvl="0">
      <w:start w:val="1"/>
      <w:numFmt w:val="decimal"/>
      <w:lvlText w:val="[%1]"/>
      <w:lvlJc w:val="left"/>
      <w:pPr>
        <w:tabs>
          <w:tab w:val="left" w:pos="216"/>
        </w:tabs>
      </w:pPr>
      <w:rPr>
        <w:rFonts w:ascii="Bookman Old Style" w:eastAsia="Bookman Old Style" w:hAnsi="Bookman Old Style"/>
        <w:color w:val="000000"/>
        <w:spacing w:val="0"/>
        <w:w w:val="100"/>
        <w:sz w:val="17"/>
        <w:vertAlign w:val="baseli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6DA426C"/>
    <w:multiLevelType w:val="multilevel"/>
    <w:tmpl w:val="F64EB5BA"/>
    <w:lvl w:ilvl="0">
      <w:numFmt w:val="decimal"/>
      <w:lvlText w:val="[%1]"/>
      <w:lvlJc w:val="left"/>
      <w:pPr>
        <w:tabs>
          <w:tab w:val="left" w:pos="360"/>
        </w:tabs>
      </w:pPr>
      <w:rPr>
        <w:rFonts w:ascii="Times New Roman" w:eastAsia="Times New Roman" w:hAnsi="Times New Roman"/>
        <w:color w:val="000000"/>
        <w:spacing w:val="6"/>
        <w:w w:val="100"/>
        <w:sz w:val="18"/>
        <w:vertAlign w:val="baseli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91029961">
    <w:abstractNumId w:val="0"/>
  </w:num>
  <w:num w:numId="2" w16cid:durableId="98450657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ar Michael">
    <w15:presenceInfo w15:providerId="AD" w15:userId="S::Michael.Dear@bundesbank.de::fc34d302-7153-42a8-bf90-34d2109cf842"/>
  </w15:person>
  <w15:person w15:author="Winter Heike">
    <w15:presenceInfo w15:providerId="AD" w15:userId="S::Heike.Winter@bundesbank.de::c33764d6-eb1f-463e-8004-c41465bd24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6"/>
  <w:proofState w:spelling="clean"/>
  <w:trackRevisions/>
  <w:defaultTabStop w:val="708"/>
  <w:hyphenationZone w:val="425"/>
  <w:characterSpacingControl w:val="doNotCompres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1F0"/>
    <w:rsid w:val="00027292"/>
    <w:rsid w:val="000540A7"/>
    <w:rsid w:val="0007762B"/>
    <w:rsid w:val="001100E3"/>
    <w:rsid w:val="004018F1"/>
    <w:rsid w:val="004041F0"/>
    <w:rsid w:val="00932C77"/>
    <w:rsid w:val="00A97348"/>
    <w:rsid w:val="00BA640F"/>
    <w:rsid w:val="00BC648E"/>
    <w:rsid w:val="00C274CD"/>
    <w:rsid w:val="00C35780"/>
    <w:rsid w:val="00CE04F9"/>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415C5CF"/>
  <w15:docId w15:val="{DB80BA53-04F7-45EF-A5BA-C77332798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1100E3"/>
  </w:style>
  <w:style w:type="character" w:styleId="Kommentarzeichen">
    <w:name w:val="annotation reference"/>
    <w:basedOn w:val="Absatz-Standardschriftart"/>
    <w:uiPriority w:val="99"/>
    <w:semiHidden/>
    <w:unhideWhenUsed/>
    <w:rsid w:val="00027292"/>
    <w:rPr>
      <w:sz w:val="16"/>
      <w:szCs w:val="16"/>
    </w:rPr>
  </w:style>
  <w:style w:type="paragraph" w:styleId="Kommentartext">
    <w:name w:val="annotation text"/>
    <w:basedOn w:val="Standard"/>
    <w:link w:val="KommentartextZchn"/>
    <w:uiPriority w:val="99"/>
    <w:unhideWhenUsed/>
    <w:rsid w:val="00027292"/>
    <w:rPr>
      <w:sz w:val="20"/>
      <w:szCs w:val="20"/>
    </w:rPr>
  </w:style>
  <w:style w:type="character" w:customStyle="1" w:styleId="KommentartextZchn">
    <w:name w:val="Kommentartext Zchn"/>
    <w:basedOn w:val="Absatz-Standardschriftart"/>
    <w:link w:val="Kommentartext"/>
    <w:uiPriority w:val="99"/>
    <w:rsid w:val="00027292"/>
    <w:rPr>
      <w:sz w:val="20"/>
      <w:szCs w:val="20"/>
    </w:rPr>
  </w:style>
  <w:style w:type="paragraph" w:styleId="Kommentarthema">
    <w:name w:val="annotation subject"/>
    <w:basedOn w:val="Kommentartext"/>
    <w:next w:val="Kommentartext"/>
    <w:link w:val="KommentarthemaZchn"/>
    <w:uiPriority w:val="99"/>
    <w:semiHidden/>
    <w:unhideWhenUsed/>
    <w:rsid w:val="00027292"/>
    <w:rPr>
      <w:b/>
      <w:bCs/>
    </w:rPr>
  </w:style>
  <w:style w:type="character" w:customStyle="1" w:styleId="KommentarthemaZchn">
    <w:name w:val="Kommentarthema Zchn"/>
    <w:basedOn w:val="KommentartextZchn"/>
    <w:link w:val="Kommentarthema"/>
    <w:uiPriority w:val="99"/>
    <w:semiHidden/>
    <w:rsid w:val="0002729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bis.org/cpmi/publ/d157.pdf" TargetMode="External"/><Relationship Id="rId18" Type="http://schemas.openxmlformats.org/officeDocument/2006/relationships/hyperlink" Target="https://www.hkma.gov.hk/media/eng/doc/key-functions/financial-infrastructure/Inthanon-LionRock_to_mBridge_Building_a_multi_CBDC_platform_for_international_payments.pdf" TargetMode="External"/><Relationship Id="rId26" Type="http://schemas.openxmlformats.org/officeDocument/2006/relationships/hyperlink" Target="https://www.digitalasset.com/" TargetMode="External"/><Relationship Id="rId39" Type="http://schemas.openxmlformats.org/officeDocument/2006/relationships/theme" Target="theme/theme1.xml"/><Relationship Id="rId21" Type="http://schemas.openxmlformats.org/officeDocument/2006/relationships/hyperlink" Target="https://www.newyorkfed.org/medialibrary/media/nyic/project-cedar-phase-one-technical-appendix.pdf" TargetMode="External"/><Relationship Id="rId34" Type="http://schemas.openxmlformats.org/officeDocument/2006/relationships/hyperlink" Target="https://arxiv.org/abs/1904.05234" TargetMode="External"/><Relationship Id="rId7" Type="http://schemas.openxmlformats.org/officeDocument/2006/relationships/comments" Target="comments.xml"/><Relationship Id="rId12" Type="http://schemas.openxmlformats.org/officeDocument/2006/relationships/hyperlink" Target="https://www.oecd.org/content/dam/oecd/en/publications/reports/2025/01/tokenisation-of-assets-and-distributed-ledger-technologies-in-financial-markets_be149012/40e7f217-en.pdf" TargetMode="External"/><Relationship Id="rId17" Type="http://schemas.openxmlformats.org/officeDocument/2006/relationships/hyperlink" Target="https://www.hkma.gov.hk/media/eng/doc/key-functions/financial-infrastructure/Inthanon-LionRock_to_mBridge_Building_a_multi_CBDC_platform_for_international_payments.pdf" TargetMode="External"/><Relationship Id="rId25" Type="http://schemas.openxmlformats.org/officeDocument/2006/relationships/hyperlink" Target="https://www.partior.com/" TargetMode="External"/><Relationship Id="rId33" Type="http://schemas.openxmlformats.org/officeDocument/2006/relationships/hyperlink" Target="https://doi.org/10.1109/SP40000.2020.00040" TargetMode="External"/><Relationship Id="rId38" Type="http://schemas.microsoft.com/office/2011/relationships/people" Target="people.xml"/><Relationship Id="fId" Type="http://schemas.openxmlformats.org/wordprocessingml/2006/fontTable" Target="fontTable0.xml"/><Relationship Id="rId2" Type="http://schemas.openxmlformats.org/officeDocument/2006/relationships/styles" Target="styles.xml"/><Relationship Id="rId16" Type="http://schemas.openxmlformats.org/officeDocument/2006/relationships/hyperlink" Target="https://www.bis.org/publ/arpdf/ar2023e3.htm" TargetMode="External"/><Relationship Id="rId20" Type="http://schemas.openxmlformats.org/officeDocument/2006/relationships/hyperlink" Target="https://www.bis.org/publ/othp59.pdf" TargetMode="External"/><Relationship Id="rId29" Type="http://schemas.openxmlformats.org/officeDocument/2006/relationships/hyperlink" Target="https://doi.org/10.48550/arXiv.2002.0361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is.org/publ/arpdf/ar2025e3.htm" TargetMode="External"/><Relationship Id="rId24" Type="http://schemas.openxmlformats.org/officeDocument/2006/relationships/hyperlink" Target="https://www.fnality.org/" TargetMode="External"/><Relationship Id="rId32" Type="http://schemas.openxmlformats.org/officeDocument/2006/relationships/hyperlink" Target="https://hyperledger-fabric.readthedocs.io/en/latest/orderer/ordering_service.html"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bis.org/publ/arpdf/ar2023e3.htm" TargetMode="External"/><Relationship Id="rId23" Type="http://schemas.openxmlformats.org/officeDocument/2006/relationships/hyperlink" Target="https://www.bis.org/publ/bisbull87.pdf" TargetMode="External"/><Relationship Id="rId28" Type="http://schemas.openxmlformats.org/officeDocument/2006/relationships/hyperlink" Target="https://eips.ethereum.org/EIPS/eip-225" TargetMode="External"/><Relationship Id="rId36" Type="http://schemas.openxmlformats.org/officeDocument/2006/relationships/hyperlink" Target="https://arxiv.org/abs/1902.05164" TargetMode="External"/><Relationship Id="rId10" Type="http://schemas.microsoft.com/office/2018/08/relationships/commentsExtensible" Target="commentsExtensible.xml"/><Relationship Id="rId19" Type="http://schemas.openxmlformats.org/officeDocument/2006/relationships/hyperlink" Target="mailto:marc.winstel@bundesbank.de" TargetMode="External"/><Relationship Id="rId31" Type="http://schemas.openxmlformats.org/officeDocument/2006/relationships/hyperlink" Target="https://besu.hyperledger.org/private-networks/concepts/poa"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ecb.europa.eu/pub/pdf/scpops/ecbop172.en.pdf" TargetMode="External"/><Relationship Id="rId22" Type="http://schemas.openxmlformats.org/officeDocument/2006/relationships/hyperlink" Target="https://www.bis.org/press/p240403.htm" TargetMode="External"/><Relationship Id="rId27" Type="http://schemas.openxmlformats.org/officeDocument/2006/relationships/hyperlink" Target="https://eips.ethereum.org/EIPS/eip-225" TargetMode="External"/><Relationship Id="rId30" Type="http://schemas.openxmlformats.org/officeDocument/2006/relationships/hyperlink" Target="https://doi.org/10.48550/arXiv.1909.10194" TargetMode="External"/><Relationship Id="rId35" Type="http://schemas.openxmlformats.org/officeDocument/2006/relationships/hyperlink" Target="https://doi.org/10.1007/978-3-030-43725-1_13" TargetMode="External"/><Relationship Id="rId8" Type="http://schemas.microsoft.com/office/2011/relationships/commentsExtended" Target="commentsExtended.xml"/><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1506</Words>
  <Characters>9968</Characters>
  <Application>Microsoft Office Word</Application>
  <DocSecurity>0</DocSecurity>
  <Lines>170</Lines>
  <Paragraphs>39</Paragraphs>
  <ScaleCrop>false</ScaleCrop>
  <HeadingPairs>
    <vt:vector size="2" baseType="variant">
      <vt:variant>
        <vt:lpstr>Titel</vt:lpstr>
      </vt:variant>
      <vt:variant>
        <vt:i4>1</vt:i4>
      </vt:variant>
    </vt:vector>
  </HeadingPairs>
  <TitlesOfParts>
    <vt:vector size="1" baseType="lpstr">
      <vt:lpstr>Why Proof-of-Authority Consensus Is Unsuitable for Commercial-Bank-Operated DLT Financial Market Infrastructures</vt:lpstr>
    </vt:vector>
  </TitlesOfParts>
  <Company/>
  <LinksUpToDate>false</LinksUpToDate>
  <CharactersWithSpaces>11432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Proof-of-Authority Consensus Is Unsuitable for Commercial-Bank-Operated DLT Financial Market Infrastructures</dc:title>
  <dc:creator>Marc Winstel</dc:creator>
  <cp:lastModifiedBy>Dear Michael</cp:lastModifiedBy>
  <cp:revision>3</cp:revision>
  <dcterms:created xsi:type="dcterms:W3CDTF">2026-05-20T12:51:00Z</dcterms:created>
  <dcterms:modified xsi:type="dcterms:W3CDTF">2026-05-20T12:52:00Z</dcterms:modified>
</cp:coreProperties>
</file>